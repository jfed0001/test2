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F4A61" w14:textId="0EC90D7E" w:rsidR="00A95C72" w:rsidRPr="00166E0B" w:rsidRDefault="00DF3606" w:rsidP="00AA62A6">
      <w:pPr>
        <w:jc w:val="right"/>
        <w:rPr>
          <w:b/>
          <w:sz w:val="32"/>
          <w:szCs w:val="32"/>
        </w:rPr>
      </w:pPr>
      <w:r>
        <w:rPr>
          <w:b/>
          <w:sz w:val="32"/>
          <w:szCs w:val="32"/>
        </w:rPr>
        <w:t>MetWorx</w:t>
      </w:r>
      <w:r w:rsidR="0047257C">
        <w:rPr>
          <w:b/>
          <w:sz w:val="32"/>
          <w:szCs w:val="32"/>
        </w:rPr>
        <w:t>\GitHub</w:t>
      </w:r>
    </w:p>
    <w:p w14:paraId="2AFAB00B" w14:textId="77777777" w:rsidR="00F310CE" w:rsidRPr="00166E0B" w:rsidRDefault="00F310CE" w:rsidP="00BC7A9A">
      <w:pPr>
        <w:jc w:val="right"/>
      </w:pPr>
    </w:p>
    <w:p w14:paraId="31E30A67" w14:textId="77777777" w:rsidR="00A95C72" w:rsidRPr="00166E0B" w:rsidRDefault="00A95C72" w:rsidP="00B076A5">
      <w:pPr>
        <w:jc w:val="right"/>
        <w:rPr>
          <w:b/>
          <w:sz w:val="32"/>
          <w:szCs w:val="32"/>
        </w:rPr>
      </w:pPr>
      <w:r w:rsidRPr="00166E0B">
        <w:rPr>
          <w:b/>
          <w:sz w:val="32"/>
          <w:szCs w:val="32"/>
        </w:rPr>
        <w:t>Solution Blueprint</w:t>
      </w:r>
    </w:p>
    <w:p w14:paraId="6E12D5AD" w14:textId="77777777" w:rsidR="00A95C72" w:rsidRPr="00166E0B" w:rsidRDefault="00A95C72" w:rsidP="00BC7A9A">
      <w:pPr>
        <w:jc w:val="right"/>
      </w:pPr>
    </w:p>
    <w:p w14:paraId="639C39E4" w14:textId="704D5C9E" w:rsidR="00A95C72" w:rsidRPr="00166E0B" w:rsidRDefault="00A95C72" w:rsidP="00BC7A9A">
      <w:pPr>
        <w:jc w:val="right"/>
        <w:rPr>
          <w:b/>
          <w:sz w:val="24"/>
        </w:rPr>
      </w:pPr>
      <w:r w:rsidRPr="00166E0B">
        <w:rPr>
          <w:b/>
          <w:sz w:val="24"/>
        </w:rPr>
        <w:t xml:space="preserve">Template Version Number: </w:t>
      </w:r>
      <w:r w:rsidR="00C175CA">
        <w:rPr>
          <w:b/>
          <w:sz w:val="24"/>
        </w:rPr>
        <w:t>8.0</w:t>
      </w:r>
    </w:p>
    <w:p w14:paraId="7B65DD54" w14:textId="77777777" w:rsidR="00A95C72" w:rsidRPr="00166E0B" w:rsidRDefault="00A95C72" w:rsidP="001F4F4C">
      <w:pPr>
        <w:spacing w:after="0"/>
        <w:jc w:val="right"/>
        <w:rPr>
          <w:b/>
          <w:sz w:val="24"/>
        </w:rPr>
      </w:pPr>
    </w:p>
    <w:p w14:paraId="0DE8E93D" w14:textId="77777777" w:rsidR="00A95C72" w:rsidRPr="00166E0B" w:rsidRDefault="00A95C72" w:rsidP="001F4F4C">
      <w:pPr>
        <w:spacing w:after="0"/>
        <w:rPr>
          <w:color w:val="0070C0"/>
        </w:rPr>
      </w:pPr>
    </w:p>
    <w:tbl>
      <w:tblPr>
        <w:tblStyle w:val="TableGrid"/>
        <w:tblW w:w="4827" w:type="pct"/>
        <w:tblInd w:w="108" w:type="dxa"/>
        <w:tblLook w:val="0000" w:firstRow="0" w:lastRow="0" w:firstColumn="0" w:lastColumn="0" w:noHBand="0" w:noVBand="0"/>
      </w:tblPr>
      <w:tblGrid>
        <w:gridCol w:w="1099"/>
        <w:gridCol w:w="4302"/>
        <w:gridCol w:w="1956"/>
        <w:gridCol w:w="1390"/>
      </w:tblGrid>
      <w:tr w:rsidR="00A95C72" w:rsidRPr="00166E0B" w14:paraId="66135432" w14:textId="77777777" w:rsidTr="000C27EE">
        <w:trPr>
          <w:trHeight w:hRule="exact" w:val="340"/>
        </w:trPr>
        <w:tc>
          <w:tcPr>
            <w:tcW w:w="5000" w:type="pct"/>
            <w:gridSpan w:val="4"/>
            <w:shd w:val="clear" w:color="auto" w:fill="D9D9D9" w:themeFill="background1" w:themeFillShade="D9"/>
          </w:tcPr>
          <w:p w14:paraId="3B48773E" w14:textId="77777777" w:rsidR="00A95C72" w:rsidRPr="00166E0B" w:rsidRDefault="00A95C72" w:rsidP="000C27EE">
            <w:pPr>
              <w:rPr>
                <w:b/>
                <w:bCs/>
              </w:rPr>
            </w:pPr>
            <w:r w:rsidRPr="00166E0B">
              <w:rPr>
                <w:b/>
                <w:bCs/>
              </w:rPr>
              <w:t>Document Approval / Review</w:t>
            </w:r>
          </w:p>
        </w:tc>
      </w:tr>
      <w:tr w:rsidR="00A95C72" w:rsidRPr="00166E0B" w14:paraId="6204990B" w14:textId="77777777" w:rsidTr="00120CA1">
        <w:trPr>
          <w:trHeight w:hRule="exact" w:val="340"/>
        </w:trPr>
        <w:tc>
          <w:tcPr>
            <w:tcW w:w="633" w:type="pct"/>
            <w:shd w:val="clear" w:color="auto" w:fill="D9D9D9" w:themeFill="background1" w:themeFillShade="D9"/>
          </w:tcPr>
          <w:p w14:paraId="0E91F7BB" w14:textId="77777777" w:rsidR="00A95C72" w:rsidRPr="00166E0B" w:rsidRDefault="00A95C72" w:rsidP="000C27EE">
            <w:pPr>
              <w:rPr>
                <w:b/>
                <w:bCs/>
              </w:rPr>
            </w:pPr>
          </w:p>
        </w:tc>
        <w:tc>
          <w:tcPr>
            <w:tcW w:w="2463" w:type="pct"/>
            <w:shd w:val="clear" w:color="auto" w:fill="D9D9D9" w:themeFill="background1" w:themeFillShade="D9"/>
          </w:tcPr>
          <w:p w14:paraId="10D97430" w14:textId="1653D3A4" w:rsidR="00A95C72" w:rsidRPr="00166E0B" w:rsidRDefault="00A95C72" w:rsidP="000C27EE">
            <w:pPr>
              <w:rPr>
                <w:b/>
                <w:bCs/>
              </w:rPr>
            </w:pPr>
            <w:r w:rsidRPr="00166E0B">
              <w:rPr>
                <w:b/>
                <w:bCs/>
              </w:rPr>
              <w:t xml:space="preserve">Name </w:t>
            </w:r>
            <w:r w:rsidR="006678BE" w:rsidRPr="00166E0B">
              <w:rPr>
                <w:b/>
                <w:bCs/>
              </w:rPr>
              <w:t>and</w:t>
            </w:r>
            <w:r w:rsidRPr="00166E0B">
              <w:rPr>
                <w:b/>
                <w:bCs/>
              </w:rPr>
              <w:t xml:space="preserve"> Role</w:t>
            </w:r>
          </w:p>
        </w:tc>
        <w:tc>
          <w:tcPr>
            <w:tcW w:w="1122" w:type="pct"/>
            <w:shd w:val="clear" w:color="auto" w:fill="D9D9D9" w:themeFill="background1" w:themeFillShade="D9"/>
          </w:tcPr>
          <w:p w14:paraId="014B1235" w14:textId="77777777" w:rsidR="00A95C72" w:rsidRPr="00166E0B" w:rsidRDefault="00A95C72" w:rsidP="000C27EE">
            <w:pPr>
              <w:rPr>
                <w:b/>
                <w:bCs/>
              </w:rPr>
            </w:pPr>
            <w:r w:rsidRPr="00166E0B">
              <w:rPr>
                <w:b/>
                <w:bCs/>
              </w:rPr>
              <w:t>Signature</w:t>
            </w:r>
          </w:p>
        </w:tc>
        <w:tc>
          <w:tcPr>
            <w:tcW w:w="782" w:type="pct"/>
            <w:shd w:val="clear" w:color="auto" w:fill="D9D9D9" w:themeFill="background1" w:themeFillShade="D9"/>
          </w:tcPr>
          <w:p w14:paraId="38063AA5" w14:textId="77777777" w:rsidR="00A95C72" w:rsidRPr="00166E0B" w:rsidRDefault="00A95C72" w:rsidP="000C27EE">
            <w:pPr>
              <w:rPr>
                <w:b/>
                <w:bCs/>
              </w:rPr>
            </w:pPr>
            <w:r w:rsidRPr="00166E0B">
              <w:rPr>
                <w:b/>
                <w:bCs/>
              </w:rPr>
              <w:t>Date</w:t>
            </w:r>
          </w:p>
        </w:tc>
      </w:tr>
      <w:tr w:rsidR="00A95C72" w:rsidRPr="00166E0B" w14:paraId="5D909885" w14:textId="77777777" w:rsidTr="00120CA1">
        <w:trPr>
          <w:trHeight w:hRule="exact" w:val="340"/>
        </w:trPr>
        <w:tc>
          <w:tcPr>
            <w:tcW w:w="633" w:type="pct"/>
            <w:vAlign w:val="center"/>
          </w:tcPr>
          <w:p w14:paraId="65701CC7" w14:textId="77777777" w:rsidR="00A95C72" w:rsidRPr="00166E0B" w:rsidRDefault="00A95C72" w:rsidP="0037224F">
            <w:r w:rsidRPr="00166E0B">
              <w:t>Author</w:t>
            </w:r>
          </w:p>
        </w:tc>
        <w:tc>
          <w:tcPr>
            <w:tcW w:w="2463" w:type="pct"/>
            <w:vAlign w:val="center"/>
          </w:tcPr>
          <w:p w14:paraId="190CD9B5" w14:textId="7024200E" w:rsidR="00A95C72" w:rsidRPr="00166E0B" w:rsidRDefault="0047257C" w:rsidP="0037224F">
            <w:r>
              <w:t xml:space="preserve">Jim J Fedoryczuk </w:t>
            </w:r>
            <w:r w:rsidR="00C93C41" w:rsidRPr="00166E0B">
              <w:t xml:space="preserve">, </w:t>
            </w:r>
            <w:r>
              <w:t xml:space="preserve">Solution Architect </w:t>
            </w:r>
          </w:p>
        </w:tc>
        <w:tc>
          <w:tcPr>
            <w:tcW w:w="1122" w:type="pct"/>
            <w:vAlign w:val="center"/>
          </w:tcPr>
          <w:p w14:paraId="1D08BF4F" w14:textId="77777777" w:rsidR="00A95C72" w:rsidRPr="00166E0B" w:rsidRDefault="00A95C72" w:rsidP="0037224F"/>
        </w:tc>
        <w:tc>
          <w:tcPr>
            <w:tcW w:w="782" w:type="pct"/>
            <w:vAlign w:val="center"/>
          </w:tcPr>
          <w:p w14:paraId="73A00945" w14:textId="114419B4" w:rsidR="00A95C72" w:rsidRPr="00166E0B" w:rsidRDefault="0047257C" w:rsidP="0037224F">
            <w:r>
              <w:t>18</w:t>
            </w:r>
            <w:r w:rsidR="006728AC" w:rsidRPr="00166E0B">
              <w:t>/</w:t>
            </w:r>
            <w:r>
              <w:t>20</w:t>
            </w:r>
            <w:r w:rsidR="006728AC" w:rsidRPr="00166E0B">
              <w:t>/</w:t>
            </w:r>
            <w:r>
              <w:t>21021</w:t>
            </w:r>
          </w:p>
        </w:tc>
      </w:tr>
      <w:tr w:rsidR="00A95C72" w:rsidRPr="00166E0B" w14:paraId="4D8FF2E0" w14:textId="77777777" w:rsidTr="00120CA1">
        <w:trPr>
          <w:trHeight w:hRule="exact" w:val="340"/>
        </w:trPr>
        <w:tc>
          <w:tcPr>
            <w:tcW w:w="633" w:type="pct"/>
            <w:vAlign w:val="center"/>
          </w:tcPr>
          <w:p w14:paraId="0F381B48" w14:textId="77777777" w:rsidR="00A95C72" w:rsidRPr="00166E0B" w:rsidRDefault="00A95C72" w:rsidP="0037224F">
            <w:r w:rsidRPr="00166E0B">
              <w:t>Reviewed</w:t>
            </w:r>
          </w:p>
        </w:tc>
        <w:tc>
          <w:tcPr>
            <w:tcW w:w="2463" w:type="pct"/>
            <w:vAlign w:val="center"/>
          </w:tcPr>
          <w:p w14:paraId="767B6162" w14:textId="40BE7C9D" w:rsidR="00A95C72" w:rsidRPr="00166E0B" w:rsidRDefault="00C93C41" w:rsidP="0037224F">
            <w:r w:rsidRPr="00166E0B">
              <w:t>&lt;</w:t>
            </w:r>
            <w:r w:rsidR="001F3467" w:rsidRPr="00166E0B">
              <w:t>reviewer</w:t>
            </w:r>
            <w:r w:rsidRPr="00166E0B">
              <w:t>&gt;, &lt;role&gt;</w:t>
            </w:r>
          </w:p>
        </w:tc>
        <w:tc>
          <w:tcPr>
            <w:tcW w:w="1122" w:type="pct"/>
            <w:vAlign w:val="center"/>
          </w:tcPr>
          <w:p w14:paraId="7653F0B2" w14:textId="77777777" w:rsidR="00A95C72" w:rsidRPr="00166E0B" w:rsidRDefault="00A95C72" w:rsidP="0037224F"/>
        </w:tc>
        <w:tc>
          <w:tcPr>
            <w:tcW w:w="782" w:type="pct"/>
            <w:vAlign w:val="center"/>
          </w:tcPr>
          <w:p w14:paraId="0D45E5DC" w14:textId="5A5EC61A" w:rsidR="00A95C72" w:rsidRPr="00166E0B" w:rsidRDefault="006728AC" w:rsidP="0037224F">
            <w:r w:rsidRPr="00166E0B">
              <w:t>dd/mm/</w:t>
            </w:r>
            <w:proofErr w:type="spellStart"/>
            <w:r w:rsidRPr="00166E0B">
              <w:t>yyyy</w:t>
            </w:r>
            <w:proofErr w:type="spellEnd"/>
          </w:p>
        </w:tc>
      </w:tr>
      <w:tr w:rsidR="009873E1" w:rsidRPr="00166E0B" w14:paraId="37997117" w14:textId="77777777" w:rsidTr="00764702">
        <w:trPr>
          <w:trHeight w:hRule="exact" w:val="402"/>
        </w:trPr>
        <w:tc>
          <w:tcPr>
            <w:tcW w:w="633" w:type="pct"/>
            <w:vAlign w:val="center"/>
          </w:tcPr>
          <w:p w14:paraId="25CBCBA2" w14:textId="20CBA8D1" w:rsidR="009873E1" w:rsidRPr="00166E0B" w:rsidRDefault="009873E1" w:rsidP="0037224F">
            <w:r w:rsidRPr="00166E0B">
              <w:t>Reviewed</w:t>
            </w:r>
          </w:p>
        </w:tc>
        <w:tc>
          <w:tcPr>
            <w:tcW w:w="2463" w:type="pct"/>
            <w:vAlign w:val="center"/>
          </w:tcPr>
          <w:p w14:paraId="164FD4D5" w14:textId="162ED396" w:rsidR="009873E1" w:rsidRPr="00166E0B" w:rsidRDefault="009873E1" w:rsidP="0037224F">
            <w:r w:rsidRPr="00166E0B">
              <w:t>&lt;reviewer-information-arch</w:t>
            </w:r>
            <w:r w:rsidR="000B5F66">
              <w:t>itecture</w:t>
            </w:r>
            <w:r w:rsidRPr="00166E0B">
              <w:t>&gt;, &lt;role&gt;</w:t>
            </w:r>
          </w:p>
        </w:tc>
        <w:tc>
          <w:tcPr>
            <w:tcW w:w="1122" w:type="pct"/>
            <w:vAlign w:val="center"/>
          </w:tcPr>
          <w:p w14:paraId="0FA4A4BB" w14:textId="77777777" w:rsidR="009873E1" w:rsidRPr="00166E0B" w:rsidRDefault="009873E1" w:rsidP="0037224F"/>
        </w:tc>
        <w:tc>
          <w:tcPr>
            <w:tcW w:w="782" w:type="pct"/>
            <w:vAlign w:val="center"/>
          </w:tcPr>
          <w:p w14:paraId="3A5059FF" w14:textId="0F49CF11" w:rsidR="009873E1" w:rsidRPr="00166E0B" w:rsidRDefault="006728AC" w:rsidP="0037224F">
            <w:r w:rsidRPr="00166E0B">
              <w:t>dd/mm/</w:t>
            </w:r>
            <w:proofErr w:type="spellStart"/>
            <w:r w:rsidRPr="00166E0B">
              <w:t>yyyy</w:t>
            </w:r>
            <w:proofErr w:type="spellEnd"/>
          </w:p>
        </w:tc>
      </w:tr>
      <w:tr w:rsidR="009873E1" w:rsidRPr="00166E0B" w14:paraId="5F689F2D" w14:textId="77777777" w:rsidTr="00120CA1">
        <w:trPr>
          <w:trHeight w:hRule="exact" w:val="340"/>
        </w:trPr>
        <w:tc>
          <w:tcPr>
            <w:tcW w:w="633" w:type="pct"/>
            <w:vAlign w:val="center"/>
          </w:tcPr>
          <w:p w14:paraId="28998C62" w14:textId="6AFE4230" w:rsidR="009873E1" w:rsidRPr="00166E0B" w:rsidRDefault="009873E1" w:rsidP="0037224F">
            <w:r w:rsidRPr="00166E0B">
              <w:t>Reviewed</w:t>
            </w:r>
          </w:p>
        </w:tc>
        <w:tc>
          <w:tcPr>
            <w:tcW w:w="2463" w:type="pct"/>
            <w:vAlign w:val="center"/>
          </w:tcPr>
          <w:p w14:paraId="25AB59C1" w14:textId="64FF77FE" w:rsidR="009873E1" w:rsidRPr="00166E0B" w:rsidRDefault="009873E1" w:rsidP="0037224F">
            <w:r w:rsidRPr="00166E0B">
              <w:t>&lt;domain-lead&gt;, &lt;role&gt;</w:t>
            </w:r>
          </w:p>
        </w:tc>
        <w:tc>
          <w:tcPr>
            <w:tcW w:w="1122" w:type="pct"/>
            <w:vAlign w:val="center"/>
          </w:tcPr>
          <w:p w14:paraId="399F05E6" w14:textId="77777777" w:rsidR="009873E1" w:rsidRPr="00166E0B" w:rsidRDefault="009873E1" w:rsidP="0037224F"/>
        </w:tc>
        <w:tc>
          <w:tcPr>
            <w:tcW w:w="782" w:type="pct"/>
            <w:vAlign w:val="center"/>
          </w:tcPr>
          <w:p w14:paraId="24B218A8" w14:textId="56190DE5" w:rsidR="009873E1" w:rsidRPr="00166E0B" w:rsidRDefault="006728AC" w:rsidP="0037224F">
            <w:r w:rsidRPr="00166E0B">
              <w:t>dd/mm/</w:t>
            </w:r>
            <w:proofErr w:type="spellStart"/>
            <w:r w:rsidRPr="00166E0B">
              <w:t>yyyy</w:t>
            </w:r>
            <w:proofErr w:type="spellEnd"/>
          </w:p>
        </w:tc>
      </w:tr>
      <w:tr w:rsidR="001F4F4C" w:rsidRPr="00166E0B" w14:paraId="45E44E97" w14:textId="77777777" w:rsidTr="00120CA1">
        <w:trPr>
          <w:trHeight w:hRule="exact" w:val="374"/>
        </w:trPr>
        <w:tc>
          <w:tcPr>
            <w:tcW w:w="633" w:type="pct"/>
            <w:vAlign w:val="center"/>
          </w:tcPr>
          <w:p w14:paraId="76EED775" w14:textId="1898233C" w:rsidR="001F4F4C" w:rsidRPr="00166E0B" w:rsidRDefault="001F4F4C" w:rsidP="0037224F">
            <w:r w:rsidRPr="00166E0B">
              <w:t>Approved</w:t>
            </w:r>
          </w:p>
        </w:tc>
        <w:tc>
          <w:tcPr>
            <w:tcW w:w="2463" w:type="pct"/>
            <w:vAlign w:val="center"/>
          </w:tcPr>
          <w:p w14:paraId="43CC9D43" w14:textId="5BDF9728" w:rsidR="001F4F4C" w:rsidRPr="00166E0B" w:rsidRDefault="001F4F4C" w:rsidP="0037224F">
            <w:r w:rsidRPr="00166E0B">
              <w:t>&lt;approver&gt;, &lt;</w:t>
            </w:r>
            <w:r w:rsidR="009D5D70" w:rsidRPr="00166E0B">
              <w:t>role&gt;</w:t>
            </w:r>
          </w:p>
        </w:tc>
        <w:tc>
          <w:tcPr>
            <w:tcW w:w="1122" w:type="pct"/>
            <w:vAlign w:val="center"/>
          </w:tcPr>
          <w:p w14:paraId="1BB9F3A0" w14:textId="77777777" w:rsidR="001F4F4C" w:rsidRPr="00166E0B" w:rsidRDefault="001F4F4C" w:rsidP="0037224F"/>
        </w:tc>
        <w:tc>
          <w:tcPr>
            <w:tcW w:w="782" w:type="pct"/>
            <w:vAlign w:val="center"/>
          </w:tcPr>
          <w:p w14:paraId="47C40443" w14:textId="69FCE6A6" w:rsidR="001F4F4C" w:rsidRPr="00166E0B" w:rsidRDefault="006728AC" w:rsidP="0037224F">
            <w:r w:rsidRPr="00166E0B">
              <w:t>dd/mm/</w:t>
            </w:r>
            <w:proofErr w:type="spellStart"/>
            <w:r w:rsidRPr="00166E0B">
              <w:t>yyyy</w:t>
            </w:r>
            <w:proofErr w:type="spellEnd"/>
          </w:p>
        </w:tc>
      </w:tr>
      <w:tr w:rsidR="000B7523" w:rsidRPr="00166E0B" w14:paraId="6143B29C" w14:textId="77777777" w:rsidTr="00120CA1">
        <w:trPr>
          <w:trHeight w:hRule="exact" w:val="293"/>
        </w:trPr>
        <w:tc>
          <w:tcPr>
            <w:tcW w:w="633" w:type="pct"/>
            <w:vAlign w:val="center"/>
          </w:tcPr>
          <w:p w14:paraId="46F92405" w14:textId="51B699BA" w:rsidR="000B7523" w:rsidRPr="00166E0B" w:rsidRDefault="000B7523" w:rsidP="0037224F">
            <w:r>
              <w:t>Approved</w:t>
            </w:r>
          </w:p>
        </w:tc>
        <w:tc>
          <w:tcPr>
            <w:tcW w:w="2463" w:type="pct"/>
            <w:vAlign w:val="center"/>
          </w:tcPr>
          <w:p w14:paraId="5EE7B48C" w14:textId="422244F5" w:rsidR="000B7523" w:rsidRPr="00166E0B" w:rsidRDefault="007E1D76" w:rsidP="0037224F">
            <w:r w:rsidRPr="007E1D76">
              <w:t>Cyber Security Architecture</w:t>
            </w:r>
          </w:p>
        </w:tc>
        <w:tc>
          <w:tcPr>
            <w:tcW w:w="1122" w:type="pct"/>
            <w:vAlign w:val="center"/>
          </w:tcPr>
          <w:p w14:paraId="7A064BCD" w14:textId="77777777" w:rsidR="000B7523" w:rsidRPr="00166E0B" w:rsidRDefault="000B7523" w:rsidP="0037224F"/>
        </w:tc>
        <w:tc>
          <w:tcPr>
            <w:tcW w:w="782" w:type="pct"/>
            <w:vAlign w:val="center"/>
          </w:tcPr>
          <w:p w14:paraId="5E96FBB8" w14:textId="6ADAB6D3" w:rsidR="000B7523" w:rsidRPr="00166E0B" w:rsidRDefault="00531980" w:rsidP="0037224F">
            <w:r w:rsidRPr="00166E0B">
              <w:t>dd/mm/</w:t>
            </w:r>
            <w:proofErr w:type="spellStart"/>
            <w:r w:rsidRPr="00166E0B">
              <w:t>yyyy</w:t>
            </w:r>
            <w:proofErr w:type="spellEnd"/>
          </w:p>
        </w:tc>
      </w:tr>
      <w:tr w:rsidR="00531980" w:rsidRPr="00166E0B" w14:paraId="20A5360E" w14:textId="77777777" w:rsidTr="00764702">
        <w:trPr>
          <w:trHeight w:hRule="exact" w:val="691"/>
        </w:trPr>
        <w:tc>
          <w:tcPr>
            <w:tcW w:w="633" w:type="pct"/>
            <w:vAlign w:val="center"/>
          </w:tcPr>
          <w:p w14:paraId="491C1A57" w14:textId="16925795" w:rsidR="00531980" w:rsidRDefault="00531980" w:rsidP="0037224F">
            <w:r>
              <w:t>Approved</w:t>
            </w:r>
          </w:p>
        </w:tc>
        <w:tc>
          <w:tcPr>
            <w:tcW w:w="2463" w:type="pct"/>
            <w:vAlign w:val="center"/>
          </w:tcPr>
          <w:p w14:paraId="562B60FB" w14:textId="0CF20249" w:rsidR="00531980" w:rsidRDefault="0045240C" w:rsidP="0037224F">
            <w:r w:rsidRPr="0045240C">
              <w:t xml:space="preserve">CFIT Head of Architecture / </w:t>
            </w:r>
            <w:r w:rsidRPr="0045240C">
              <w:br/>
              <w:t>SSIT Head of Domain Architecture</w:t>
            </w:r>
          </w:p>
        </w:tc>
        <w:tc>
          <w:tcPr>
            <w:tcW w:w="1122" w:type="pct"/>
            <w:vAlign w:val="center"/>
          </w:tcPr>
          <w:p w14:paraId="5934742B" w14:textId="77777777" w:rsidR="00531980" w:rsidRPr="00166E0B" w:rsidRDefault="00531980" w:rsidP="0037224F"/>
        </w:tc>
        <w:tc>
          <w:tcPr>
            <w:tcW w:w="782" w:type="pct"/>
            <w:vAlign w:val="center"/>
          </w:tcPr>
          <w:p w14:paraId="4C59808B" w14:textId="098C3D93" w:rsidR="00531980" w:rsidRPr="00166E0B" w:rsidRDefault="007E1D76" w:rsidP="0037224F">
            <w:r w:rsidRPr="00166E0B">
              <w:t>dd/mm/</w:t>
            </w:r>
            <w:proofErr w:type="spellStart"/>
            <w:r w:rsidRPr="00166E0B">
              <w:t>yyyy</w:t>
            </w:r>
            <w:proofErr w:type="spellEnd"/>
          </w:p>
        </w:tc>
      </w:tr>
      <w:tr w:rsidR="007E1D76" w:rsidRPr="00166E0B" w14:paraId="0BD9A346" w14:textId="77777777" w:rsidTr="00764702">
        <w:trPr>
          <w:trHeight w:hRule="exact" w:val="659"/>
        </w:trPr>
        <w:tc>
          <w:tcPr>
            <w:tcW w:w="633" w:type="pct"/>
            <w:vAlign w:val="center"/>
          </w:tcPr>
          <w:p w14:paraId="547F0A8A" w14:textId="6BFB912E" w:rsidR="007E1D76" w:rsidRDefault="007E1D76" w:rsidP="0037224F">
            <w:r>
              <w:t>Approved</w:t>
            </w:r>
          </w:p>
        </w:tc>
        <w:tc>
          <w:tcPr>
            <w:tcW w:w="2463" w:type="pct"/>
            <w:vAlign w:val="center"/>
          </w:tcPr>
          <w:p w14:paraId="28C434FD" w14:textId="1F03D837" w:rsidR="007E1D76" w:rsidRPr="0045240C" w:rsidRDefault="00EB512F" w:rsidP="00EB512F">
            <w:r>
              <w:t>Architecture Review Board / Enterprise Architecture Review Board</w:t>
            </w:r>
          </w:p>
        </w:tc>
        <w:tc>
          <w:tcPr>
            <w:tcW w:w="1122" w:type="pct"/>
            <w:vAlign w:val="center"/>
          </w:tcPr>
          <w:p w14:paraId="0A31941F" w14:textId="77777777" w:rsidR="007E1D76" w:rsidRPr="00166E0B" w:rsidRDefault="007E1D76" w:rsidP="0037224F"/>
        </w:tc>
        <w:tc>
          <w:tcPr>
            <w:tcW w:w="782" w:type="pct"/>
            <w:vAlign w:val="center"/>
          </w:tcPr>
          <w:p w14:paraId="2B0C244F" w14:textId="457F557F" w:rsidR="007E1D76" w:rsidRPr="00166E0B" w:rsidRDefault="00EB512F" w:rsidP="0037224F">
            <w:r w:rsidRPr="00166E0B">
              <w:t>dd/mm/</w:t>
            </w:r>
            <w:proofErr w:type="spellStart"/>
            <w:r w:rsidRPr="00166E0B">
              <w:t>yyyy</w:t>
            </w:r>
            <w:proofErr w:type="spellEnd"/>
          </w:p>
        </w:tc>
      </w:tr>
      <w:tr w:rsidR="00D20623" w:rsidRPr="00166E0B" w14:paraId="1F8621FD" w14:textId="77777777" w:rsidTr="00764702">
        <w:trPr>
          <w:trHeight w:hRule="exact" w:val="562"/>
        </w:trPr>
        <w:tc>
          <w:tcPr>
            <w:tcW w:w="633" w:type="pct"/>
            <w:vAlign w:val="center"/>
          </w:tcPr>
          <w:p w14:paraId="50E6D43D" w14:textId="11A61B96" w:rsidR="00D20623" w:rsidRDefault="00D20623" w:rsidP="0037224F">
            <w:r>
              <w:t>Approved</w:t>
            </w:r>
          </w:p>
        </w:tc>
        <w:tc>
          <w:tcPr>
            <w:tcW w:w="2463" w:type="pct"/>
            <w:vAlign w:val="center"/>
          </w:tcPr>
          <w:p w14:paraId="4E664710" w14:textId="77777777" w:rsidR="00294155" w:rsidRDefault="00294155" w:rsidP="00294155">
            <w:pPr>
              <w:spacing w:after="0"/>
            </w:pPr>
            <w:r>
              <w:t xml:space="preserve">Service Lead / Platform Lead / </w:t>
            </w:r>
          </w:p>
          <w:p w14:paraId="42690C7D" w14:textId="291CBC08" w:rsidR="00D20623" w:rsidRDefault="00294155" w:rsidP="00294155">
            <w:pPr>
              <w:spacing w:after="0"/>
            </w:pPr>
            <w:r>
              <w:t>Capability Service Manager</w:t>
            </w:r>
          </w:p>
        </w:tc>
        <w:tc>
          <w:tcPr>
            <w:tcW w:w="1122" w:type="pct"/>
            <w:vAlign w:val="center"/>
          </w:tcPr>
          <w:p w14:paraId="5310F991" w14:textId="77777777" w:rsidR="00D20623" w:rsidRPr="00166E0B" w:rsidRDefault="00D20623" w:rsidP="0037224F"/>
        </w:tc>
        <w:tc>
          <w:tcPr>
            <w:tcW w:w="782" w:type="pct"/>
            <w:vAlign w:val="center"/>
          </w:tcPr>
          <w:p w14:paraId="4D430791" w14:textId="41ECF0BA" w:rsidR="00D20623" w:rsidRPr="00166E0B" w:rsidRDefault="00294155" w:rsidP="0037224F">
            <w:r w:rsidRPr="00166E0B">
              <w:t>dd/mm/</w:t>
            </w:r>
            <w:proofErr w:type="spellStart"/>
            <w:r w:rsidRPr="00166E0B">
              <w:t>yyyy</w:t>
            </w:r>
            <w:proofErr w:type="spellEnd"/>
          </w:p>
        </w:tc>
      </w:tr>
      <w:tr w:rsidR="008A6FD4" w:rsidRPr="00166E0B" w14:paraId="0824081C" w14:textId="77777777" w:rsidTr="00120CA1">
        <w:trPr>
          <w:trHeight w:hRule="exact" w:val="364"/>
        </w:trPr>
        <w:tc>
          <w:tcPr>
            <w:tcW w:w="633" w:type="pct"/>
            <w:vAlign w:val="center"/>
          </w:tcPr>
          <w:p w14:paraId="394550B7" w14:textId="3D794C5A" w:rsidR="008A6FD4" w:rsidRPr="00166E0B" w:rsidRDefault="008A6FD4" w:rsidP="0037224F">
            <w:r w:rsidRPr="00166E0B">
              <w:t>Status</w:t>
            </w:r>
          </w:p>
        </w:tc>
        <w:tc>
          <w:tcPr>
            <w:tcW w:w="2463" w:type="pct"/>
            <w:vAlign w:val="center"/>
          </w:tcPr>
          <w:p w14:paraId="33364370" w14:textId="072824C1" w:rsidR="008A6FD4" w:rsidRPr="00166E0B" w:rsidRDefault="006728AC" w:rsidP="0037224F">
            <w:r w:rsidRPr="00166E0B">
              <w:t>&lt;Not yet approved/</w:t>
            </w:r>
            <w:r w:rsidR="008A6FD4" w:rsidRPr="00166E0B">
              <w:t>Approved</w:t>
            </w:r>
            <w:r w:rsidRPr="00166E0B">
              <w:t>*&gt;</w:t>
            </w:r>
          </w:p>
        </w:tc>
        <w:tc>
          <w:tcPr>
            <w:tcW w:w="1122" w:type="pct"/>
            <w:vAlign w:val="center"/>
          </w:tcPr>
          <w:p w14:paraId="43C5FA0D" w14:textId="77777777" w:rsidR="008A6FD4" w:rsidRPr="00166E0B" w:rsidRDefault="008A6FD4" w:rsidP="0037224F"/>
        </w:tc>
        <w:tc>
          <w:tcPr>
            <w:tcW w:w="782" w:type="pct"/>
            <w:vAlign w:val="center"/>
          </w:tcPr>
          <w:p w14:paraId="1D16A0D0" w14:textId="06FD5F0E" w:rsidR="008A6FD4" w:rsidRPr="00166E0B" w:rsidRDefault="006728AC" w:rsidP="0037224F">
            <w:r w:rsidRPr="00166E0B">
              <w:t>dd/mm/</w:t>
            </w:r>
            <w:proofErr w:type="spellStart"/>
            <w:r w:rsidRPr="00166E0B">
              <w:t>yyyy</w:t>
            </w:r>
            <w:proofErr w:type="spellEnd"/>
          </w:p>
        </w:tc>
      </w:tr>
    </w:tbl>
    <w:p w14:paraId="1B6D2B5A" w14:textId="77777777" w:rsidR="00A95C72" w:rsidRPr="00166E0B" w:rsidRDefault="00A95C72" w:rsidP="00A95C72">
      <w:pPr>
        <w:rPr>
          <w:b/>
        </w:rPr>
      </w:pPr>
    </w:p>
    <w:tbl>
      <w:tblPr>
        <w:tblW w:w="487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7"/>
        <w:gridCol w:w="1368"/>
        <w:gridCol w:w="5209"/>
        <w:gridCol w:w="1200"/>
      </w:tblGrid>
      <w:tr w:rsidR="00A95C72" w:rsidRPr="00166E0B" w14:paraId="0E23D18A" w14:textId="77777777" w:rsidTr="000C27EE">
        <w:trPr>
          <w:cantSplit/>
        </w:trPr>
        <w:tc>
          <w:tcPr>
            <w:tcW w:w="5000" w:type="pct"/>
            <w:gridSpan w:val="4"/>
            <w:tcBorders>
              <w:bottom w:val="single" w:sz="4" w:space="0" w:color="auto"/>
            </w:tcBorders>
            <w:shd w:val="clear" w:color="auto" w:fill="CCCCCC"/>
          </w:tcPr>
          <w:p w14:paraId="4624D59D" w14:textId="77777777" w:rsidR="00A95C72" w:rsidRPr="00166E0B" w:rsidRDefault="00A95C72" w:rsidP="000C27EE">
            <w:pPr>
              <w:rPr>
                <w:b/>
                <w:bCs/>
              </w:rPr>
            </w:pPr>
            <w:r w:rsidRPr="00166E0B">
              <w:rPr>
                <w:b/>
                <w:bCs/>
              </w:rPr>
              <w:t>Version Control</w:t>
            </w:r>
          </w:p>
        </w:tc>
      </w:tr>
      <w:tr w:rsidR="00A95C72" w:rsidRPr="00166E0B" w14:paraId="789390D3" w14:textId="77777777" w:rsidTr="00764702">
        <w:trPr>
          <w:cantSplit/>
        </w:trPr>
        <w:tc>
          <w:tcPr>
            <w:tcW w:w="599" w:type="pct"/>
            <w:shd w:val="clear" w:color="auto" w:fill="CCCCCC"/>
            <w:vAlign w:val="center"/>
          </w:tcPr>
          <w:p w14:paraId="0F2A4505" w14:textId="77777777" w:rsidR="00A95C72" w:rsidRPr="00166E0B" w:rsidRDefault="00A95C72" w:rsidP="000C27EE">
            <w:pPr>
              <w:rPr>
                <w:b/>
                <w:bCs/>
              </w:rPr>
            </w:pPr>
            <w:r w:rsidRPr="00166E0B">
              <w:rPr>
                <w:b/>
                <w:bCs/>
              </w:rPr>
              <w:t>Version</w:t>
            </w:r>
          </w:p>
        </w:tc>
        <w:tc>
          <w:tcPr>
            <w:tcW w:w="774" w:type="pct"/>
            <w:shd w:val="clear" w:color="auto" w:fill="CCCCCC"/>
            <w:vAlign w:val="center"/>
          </w:tcPr>
          <w:p w14:paraId="63A698E5" w14:textId="77777777" w:rsidR="00A95C72" w:rsidRPr="00166E0B" w:rsidRDefault="00A95C72" w:rsidP="000C27EE">
            <w:pPr>
              <w:rPr>
                <w:b/>
                <w:bCs/>
              </w:rPr>
            </w:pPr>
            <w:r w:rsidRPr="00166E0B">
              <w:rPr>
                <w:b/>
                <w:bCs/>
              </w:rPr>
              <w:t>Date</w:t>
            </w:r>
          </w:p>
        </w:tc>
        <w:tc>
          <w:tcPr>
            <w:tcW w:w="2948" w:type="pct"/>
            <w:shd w:val="clear" w:color="auto" w:fill="CCCCCC"/>
            <w:vAlign w:val="center"/>
          </w:tcPr>
          <w:p w14:paraId="09447F5B" w14:textId="77777777" w:rsidR="00A95C72" w:rsidRPr="00166E0B" w:rsidRDefault="00A95C72" w:rsidP="000C27EE">
            <w:pPr>
              <w:rPr>
                <w:b/>
                <w:bCs/>
              </w:rPr>
            </w:pPr>
            <w:r w:rsidRPr="00166E0B">
              <w:rPr>
                <w:b/>
                <w:bCs/>
              </w:rPr>
              <w:t>Description of Changes</w:t>
            </w:r>
          </w:p>
        </w:tc>
        <w:tc>
          <w:tcPr>
            <w:tcW w:w="679" w:type="pct"/>
            <w:shd w:val="clear" w:color="auto" w:fill="CCCCCC"/>
            <w:vAlign w:val="center"/>
          </w:tcPr>
          <w:p w14:paraId="23D68AB2" w14:textId="77777777" w:rsidR="00A95C72" w:rsidRPr="00166E0B" w:rsidRDefault="00A95C72" w:rsidP="000C27EE">
            <w:pPr>
              <w:rPr>
                <w:b/>
                <w:bCs/>
              </w:rPr>
            </w:pPr>
            <w:r w:rsidRPr="00166E0B">
              <w:rPr>
                <w:b/>
                <w:bCs/>
              </w:rPr>
              <w:t>Author</w:t>
            </w:r>
          </w:p>
        </w:tc>
      </w:tr>
      <w:tr w:rsidR="00A95C72" w:rsidRPr="00166E0B" w14:paraId="5ED9BA66" w14:textId="77777777" w:rsidTr="00764702">
        <w:trPr>
          <w:cantSplit/>
        </w:trPr>
        <w:tc>
          <w:tcPr>
            <w:tcW w:w="599" w:type="pct"/>
            <w:vAlign w:val="center"/>
          </w:tcPr>
          <w:p w14:paraId="5027D767" w14:textId="158F95D0" w:rsidR="00A95C72" w:rsidRPr="00166E0B" w:rsidRDefault="0037224F" w:rsidP="000C27EE">
            <w:r w:rsidRPr="00166E0B">
              <w:t>0.1</w:t>
            </w:r>
          </w:p>
        </w:tc>
        <w:tc>
          <w:tcPr>
            <w:tcW w:w="774" w:type="pct"/>
            <w:vAlign w:val="center"/>
          </w:tcPr>
          <w:p w14:paraId="237F61DD" w14:textId="2AE136A5" w:rsidR="00A95C72" w:rsidRPr="00166E0B" w:rsidRDefault="0047257C" w:rsidP="000C27EE">
            <w:r>
              <w:t>18</w:t>
            </w:r>
            <w:r w:rsidR="00A724DD" w:rsidRPr="00166E0B">
              <w:t>/</w:t>
            </w:r>
            <w:r>
              <w:t>10/2021</w:t>
            </w:r>
          </w:p>
        </w:tc>
        <w:tc>
          <w:tcPr>
            <w:tcW w:w="2948" w:type="pct"/>
            <w:vAlign w:val="center"/>
          </w:tcPr>
          <w:p w14:paraId="68DA0DC9" w14:textId="10637FF7" w:rsidR="00A95C72" w:rsidRPr="00166E0B" w:rsidRDefault="00A724DD" w:rsidP="000C27EE">
            <w:r w:rsidRPr="00166E0B">
              <w:t>Draft</w:t>
            </w:r>
          </w:p>
        </w:tc>
        <w:tc>
          <w:tcPr>
            <w:tcW w:w="679" w:type="pct"/>
            <w:vAlign w:val="center"/>
          </w:tcPr>
          <w:p w14:paraId="104FC232" w14:textId="6758550E" w:rsidR="00A95C72" w:rsidRPr="00166E0B" w:rsidRDefault="0047257C" w:rsidP="000C27EE">
            <w:r>
              <w:t>JJF</w:t>
            </w:r>
          </w:p>
        </w:tc>
      </w:tr>
    </w:tbl>
    <w:p w14:paraId="5DB5E9B0" w14:textId="77777777" w:rsidR="00A95C72" w:rsidRPr="00166E0B" w:rsidRDefault="00A95C72" w:rsidP="00A95C72"/>
    <w:tbl>
      <w:tblPr>
        <w:tblW w:w="487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34"/>
      </w:tblGrid>
      <w:tr w:rsidR="00A95C72" w:rsidRPr="00166E0B" w14:paraId="0542ECBE" w14:textId="77777777" w:rsidTr="000C27EE">
        <w:trPr>
          <w:cantSplit/>
        </w:trPr>
        <w:tc>
          <w:tcPr>
            <w:tcW w:w="5000" w:type="pct"/>
            <w:shd w:val="clear" w:color="auto" w:fill="CCCCCC"/>
          </w:tcPr>
          <w:p w14:paraId="26D2EFB6" w14:textId="77777777" w:rsidR="00A95C72" w:rsidRPr="00166E0B" w:rsidRDefault="00A95C72" w:rsidP="000C27EE">
            <w:pPr>
              <w:rPr>
                <w:b/>
                <w:bCs/>
              </w:rPr>
            </w:pPr>
            <w:r w:rsidRPr="00166E0B">
              <w:rPr>
                <w:b/>
                <w:bCs/>
              </w:rPr>
              <w:t>Disclaimer</w:t>
            </w:r>
          </w:p>
        </w:tc>
      </w:tr>
      <w:tr w:rsidR="00A95C72" w:rsidRPr="00166E0B" w14:paraId="31BADB50" w14:textId="77777777" w:rsidTr="00C3472A">
        <w:trPr>
          <w:cantSplit/>
          <w:trHeight w:val="860"/>
        </w:trPr>
        <w:tc>
          <w:tcPr>
            <w:tcW w:w="5000" w:type="pct"/>
          </w:tcPr>
          <w:p w14:paraId="7380DD68" w14:textId="77777777" w:rsidR="00A95C72" w:rsidRPr="00166E0B" w:rsidRDefault="00A95C72" w:rsidP="000C27EE">
            <w:pPr>
              <w:rPr>
                <w:sz w:val="20"/>
              </w:rPr>
            </w:pPr>
            <w:r w:rsidRPr="00166E0B">
              <w:rPr>
                <w:sz w:val="20"/>
              </w:rPr>
              <w:t xml:space="preserve">If you are reading a copy of this document (i.e. print out of controlled electronic document or an electronic copy of a wet ink signed paper document) you may be reading an uncontrolled version.  Before making updates, please ensure that you are using the latest version of this document and the associated template.  </w:t>
            </w:r>
          </w:p>
        </w:tc>
      </w:tr>
    </w:tbl>
    <w:sdt>
      <w:sdtPr>
        <w:rPr>
          <w:rFonts w:asciiTheme="minorHAnsi" w:eastAsiaTheme="minorHAnsi" w:hAnsiTheme="minorHAnsi" w:cstheme="minorBidi"/>
          <w:b w:val="0"/>
          <w:bCs w:val="0"/>
          <w:color w:val="auto"/>
          <w:sz w:val="22"/>
          <w:szCs w:val="22"/>
          <w:lang w:val="en-GB"/>
        </w:rPr>
        <w:id w:val="7664049"/>
        <w:docPartObj>
          <w:docPartGallery w:val="Table of Contents"/>
          <w:docPartUnique/>
        </w:docPartObj>
      </w:sdtPr>
      <w:sdtEndPr/>
      <w:sdtContent>
        <w:p w14:paraId="21ADF05F" w14:textId="77777777" w:rsidR="00C21451" w:rsidRPr="00166E0B" w:rsidRDefault="00C21451" w:rsidP="00EC65D1">
          <w:pPr>
            <w:pStyle w:val="TOCHeading"/>
            <w:rPr>
              <w:rFonts w:asciiTheme="minorHAnsi" w:hAnsiTheme="minorHAnsi"/>
              <w:color w:val="auto"/>
            </w:rPr>
          </w:pPr>
          <w:r w:rsidRPr="00166E0B">
            <w:rPr>
              <w:rFonts w:asciiTheme="minorHAnsi" w:hAnsiTheme="minorHAnsi"/>
              <w:color w:val="auto"/>
            </w:rPr>
            <w:t>Table of Contents</w:t>
          </w:r>
        </w:p>
        <w:p w14:paraId="2CC1EECD" w14:textId="7D82EEB1" w:rsidR="00586ABA" w:rsidRDefault="00F64B80">
          <w:pPr>
            <w:pStyle w:val="TOC1"/>
            <w:tabs>
              <w:tab w:val="left" w:pos="440"/>
              <w:tab w:val="right" w:leader="dot" w:pos="9060"/>
            </w:tabs>
            <w:rPr>
              <w:rFonts w:eastAsiaTheme="minorEastAsia"/>
              <w:noProof/>
              <w:lang w:eastAsia="en-GB"/>
            </w:rPr>
          </w:pPr>
          <w:r w:rsidRPr="00166E0B">
            <w:rPr>
              <w:b/>
            </w:rPr>
            <w:fldChar w:fldCharType="begin"/>
          </w:r>
          <w:r w:rsidR="00C21451" w:rsidRPr="00166E0B">
            <w:rPr>
              <w:b/>
            </w:rPr>
            <w:instrText xml:space="preserve"> TOC \o "1-3" \h \z \u </w:instrText>
          </w:r>
          <w:r w:rsidRPr="00166E0B">
            <w:rPr>
              <w:b/>
            </w:rPr>
            <w:fldChar w:fldCharType="separate"/>
          </w:r>
          <w:hyperlink w:anchor="_Toc64964996" w:history="1">
            <w:r w:rsidR="00586ABA" w:rsidRPr="005F19E3">
              <w:rPr>
                <w:rStyle w:val="Hyperlink"/>
                <w:noProof/>
              </w:rPr>
              <w:t>1</w:t>
            </w:r>
            <w:r w:rsidR="00586ABA">
              <w:rPr>
                <w:rFonts w:eastAsiaTheme="minorEastAsia"/>
                <w:noProof/>
                <w:lang w:eastAsia="en-GB"/>
              </w:rPr>
              <w:tab/>
            </w:r>
            <w:r w:rsidR="00586ABA" w:rsidRPr="005F19E3">
              <w:rPr>
                <w:rStyle w:val="Hyperlink"/>
                <w:noProof/>
              </w:rPr>
              <w:t>Introduction</w:t>
            </w:r>
            <w:r w:rsidR="00586ABA">
              <w:rPr>
                <w:noProof/>
                <w:webHidden/>
              </w:rPr>
              <w:tab/>
            </w:r>
            <w:r w:rsidR="00586ABA">
              <w:rPr>
                <w:noProof/>
                <w:webHidden/>
              </w:rPr>
              <w:fldChar w:fldCharType="begin"/>
            </w:r>
            <w:r w:rsidR="00586ABA">
              <w:rPr>
                <w:noProof/>
                <w:webHidden/>
              </w:rPr>
              <w:instrText xml:space="preserve"> PAGEREF _Toc64964996 \h </w:instrText>
            </w:r>
            <w:r w:rsidR="00586ABA">
              <w:rPr>
                <w:noProof/>
                <w:webHidden/>
              </w:rPr>
            </w:r>
            <w:r w:rsidR="00586ABA">
              <w:rPr>
                <w:noProof/>
                <w:webHidden/>
              </w:rPr>
              <w:fldChar w:fldCharType="separate"/>
            </w:r>
            <w:r w:rsidR="00586ABA">
              <w:rPr>
                <w:noProof/>
                <w:webHidden/>
              </w:rPr>
              <w:t>7</w:t>
            </w:r>
            <w:r w:rsidR="00586ABA">
              <w:rPr>
                <w:noProof/>
                <w:webHidden/>
              </w:rPr>
              <w:fldChar w:fldCharType="end"/>
            </w:r>
          </w:hyperlink>
        </w:p>
        <w:p w14:paraId="26F306E4" w14:textId="490DE0A1" w:rsidR="00586ABA" w:rsidRDefault="00226866">
          <w:pPr>
            <w:pStyle w:val="TOC2"/>
            <w:rPr>
              <w:rFonts w:eastAsiaTheme="minorEastAsia"/>
              <w:b w:val="0"/>
              <w:lang w:eastAsia="en-GB"/>
            </w:rPr>
          </w:pPr>
          <w:hyperlink w:anchor="_Toc64964997" w:history="1">
            <w:r w:rsidR="00586ABA" w:rsidRPr="005F19E3">
              <w:rPr>
                <w:rStyle w:val="Hyperlink"/>
              </w:rPr>
              <w:t>1.1</w:t>
            </w:r>
            <w:r w:rsidR="00586ABA">
              <w:rPr>
                <w:rFonts w:eastAsiaTheme="minorEastAsia"/>
                <w:b w:val="0"/>
                <w:lang w:eastAsia="en-GB"/>
              </w:rPr>
              <w:tab/>
            </w:r>
            <w:r w:rsidR="00586ABA" w:rsidRPr="005F19E3">
              <w:rPr>
                <w:rStyle w:val="Hyperlink"/>
              </w:rPr>
              <w:t>Purpose of Document</w:t>
            </w:r>
            <w:r w:rsidR="00586ABA">
              <w:rPr>
                <w:webHidden/>
              </w:rPr>
              <w:tab/>
            </w:r>
            <w:r w:rsidR="00586ABA">
              <w:rPr>
                <w:webHidden/>
              </w:rPr>
              <w:fldChar w:fldCharType="begin"/>
            </w:r>
            <w:r w:rsidR="00586ABA">
              <w:rPr>
                <w:webHidden/>
              </w:rPr>
              <w:instrText xml:space="preserve"> PAGEREF _Toc64964997 \h </w:instrText>
            </w:r>
            <w:r w:rsidR="00586ABA">
              <w:rPr>
                <w:webHidden/>
              </w:rPr>
            </w:r>
            <w:r w:rsidR="00586ABA">
              <w:rPr>
                <w:webHidden/>
              </w:rPr>
              <w:fldChar w:fldCharType="separate"/>
            </w:r>
            <w:r w:rsidR="00586ABA">
              <w:rPr>
                <w:webHidden/>
              </w:rPr>
              <w:t>7</w:t>
            </w:r>
            <w:r w:rsidR="00586ABA">
              <w:rPr>
                <w:webHidden/>
              </w:rPr>
              <w:fldChar w:fldCharType="end"/>
            </w:r>
          </w:hyperlink>
        </w:p>
        <w:p w14:paraId="545C1931" w14:textId="2194F931" w:rsidR="00586ABA" w:rsidRDefault="00226866">
          <w:pPr>
            <w:pStyle w:val="TOC2"/>
            <w:rPr>
              <w:rFonts w:eastAsiaTheme="minorEastAsia"/>
              <w:b w:val="0"/>
              <w:lang w:eastAsia="en-GB"/>
            </w:rPr>
          </w:pPr>
          <w:hyperlink w:anchor="_Toc64964998" w:history="1">
            <w:r w:rsidR="00586ABA" w:rsidRPr="005F19E3">
              <w:rPr>
                <w:rStyle w:val="Hyperlink"/>
              </w:rPr>
              <w:t>1.2</w:t>
            </w:r>
            <w:r w:rsidR="00586ABA">
              <w:rPr>
                <w:rFonts w:eastAsiaTheme="minorEastAsia"/>
                <w:b w:val="0"/>
                <w:lang w:eastAsia="en-GB"/>
              </w:rPr>
              <w:tab/>
            </w:r>
            <w:r w:rsidR="00586ABA" w:rsidRPr="005F19E3">
              <w:rPr>
                <w:rStyle w:val="Hyperlink"/>
              </w:rPr>
              <w:t>Architecturally Significant Assessment</w:t>
            </w:r>
            <w:r w:rsidR="00586ABA">
              <w:rPr>
                <w:webHidden/>
              </w:rPr>
              <w:tab/>
            </w:r>
            <w:r w:rsidR="00586ABA">
              <w:rPr>
                <w:webHidden/>
              </w:rPr>
              <w:fldChar w:fldCharType="begin"/>
            </w:r>
            <w:r w:rsidR="00586ABA">
              <w:rPr>
                <w:webHidden/>
              </w:rPr>
              <w:instrText xml:space="preserve"> PAGEREF _Toc64964998 \h </w:instrText>
            </w:r>
            <w:r w:rsidR="00586ABA">
              <w:rPr>
                <w:webHidden/>
              </w:rPr>
            </w:r>
            <w:r w:rsidR="00586ABA">
              <w:rPr>
                <w:webHidden/>
              </w:rPr>
              <w:fldChar w:fldCharType="separate"/>
            </w:r>
            <w:r w:rsidR="00586ABA">
              <w:rPr>
                <w:webHidden/>
              </w:rPr>
              <w:t>7</w:t>
            </w:r>
            <w:r w:rsidR="00586ABA">
              <w:rPr>
                <w:webHidden/>
              </w:rPr>
              <w:fldChar w:fldCharType="end"/>
            </w:r>
          </w:hyperlink>
        </w:p>
        <w:p w14:paraId="6C3F47C3" w14:textId="5E805151" w:rsidR="00586ABA" w:rsidRDefault="00226866">
          <w:pPr>
            <w:pStyle w:val="TOC2"/>
            <w:rPr>
              <w:rFonts w:eastAsiaTheme="minorEastAsia"/>
              <w:b w:val="0"/>
              <w:lang w:eastAsia="en-GB"/>
            </w:rPr>
          </w:pPr>
          <w:hyperlink w:anchor="_Toc64964999" w:history="1">
            <w:r w:rsidR="00586ABA" w:rsidRPr="005F19E3">
              <w:rPr>
                <w:rStyle w:val="Hyperlink"/>
              </w:rPr>
              <w:t>1.3</w:t>
            </w:r>
            <w:r w:rsidR="00586ABA">
              <w:rPr>
                <w:rFonts w:eastAsiaTheme="minorEastAsia"/>
                <w:b w:val="0"/>
                <w:lang w:eastAsia="en-GB"/>
              </w:rPr>
              <w:tab/>
            </w:r>
            <w:r w:rsidR="00586ABA" w:rsidRPr="005F19E3">
              <w:rPr>
                <w:rStyle w:val="Hyperlink"/>
              </w:rPr>
              <w:t>Data Classification Assessment</w:t>
            </w:r>
            <w:r w:rsidR="00586ABA">
              <w:rPr>
                <w:webHidden/>
              </w:rPr>
              <w:tab/>
            </w:r>
            <w:r w:rsidR="00586ABA">
              <w:rPr>
                <w:webHidden/>
              </w:rPr>
              <w:fldChar w:fldCharType="begin"/>
            </w:r>
            <w:r w:rsidR="00586ABA">
              <w:rPr>
                <w:webHidden/>
              </w:rPr>
              <w:instrText xml:space="preserve"> PAGEREF _Toc64964999 \h </w:instrText>
            </w:r>
            <w:r w:rsidR="00586ABA">
              <w:rPr>
                <w:webHidden/>
              </w:rPr>
            </w:r>
            <w:r w:rsidR="00586ABA">
              <w:rPr>
                <w:webHidden/>
              </w:rPr>
              <w:fldChar w:fldCharType="separate"/>
            </w:r>
            <w:r w:rsidR="00586ABA">
              <w:rPr>
                <w:webHidden/>
              </w:rPr>
              <w:t>8</w:t>
            </w:r>
            <w:r w:rsidR="00586ABA">
              <w:rPr>
                <w:webHidden/>
              </w:rPr>
              <w:fldChar w:fldCharType="end"/>
            </w:r>
          </w:hyperlink>
        </w:p>
        <w:p w14:paraId="52B0F14F" w14:textId="4A60AF67" w:rsidR="00586ABA" w:rsidRDefault="00226866">
          <w:pPr>
            <w:pStyle w:val="TOC2"/>
            <w:rPr>
              <w:rFonts w:eastAsiaTheme="minorEastAsia"/>
              <w:b w:val="0"/>
              <w:lang w:eastAsia="en-GB"/>
            </w:rPr>
          </w:pPr>
          <w:hyperlink w:anchor="_Toc64965000" w:history="1">
            <w:r w:rsidR="00586ABA" w:rsidRPr="005F19E3">
              <w:rPr>
                <w:rStyle w:val="Hyperlink"/>
              </w:rPr>
              <w:t>1.4</w:t>
            </w:r>
            <w:r w:rsidR="00586ABA">
              <w:rPr>
                <w:rFonts w:eastAsiaTheme="minorEastAsia"/>
                <w:b w:val="0"/>
                <w:lang w:eastAsia="en-GB"/>
              </w:rPr>
              <w:tab/>
            </w:r>
            <w:r w:rsidR="00586ABA" w:rsidRPr="005F19E3">
              <w:rPr>
                <w:rStyle w:val="Hyperlink"/>
              </w:rPr>
              <w:t>Document Scope</w:t>
            </w:r>
            <w:r w:rsidR="00586ABA">
              <w:rPr>
                <w:webHidden/>
              </w:rPr>
              <w:tab/>
            </w:r>
            <w:r w:rsidR="00586ABA">
              <w:rPr>
                <w:webHidden/>
              </w:rPr>
              <w:fldChar w:fldCharType="begin"/>
            </w:r>
            <w:r w:rsidR="00586ABA">
              <w:rPr>
                <w:webHidden/>
              </w:rPr>
              <w:instrText xml:space="preserve"> PAGEREF _Toc64965000 \h </w:instrText>
            </w:r>
            <w:r w:rsidR="00586ABA">
              <w:rPr>
                <w:webHidden/>
              </w:rPr>
            </w:r>
            <w:r w:rsidR="00586ABA">
              <w:rPr>
                <w:webHidden/>
              </w:rPr>
              <w:fldChar w:fldCharType="separate"/>
            </w:r>
            <w:r w:rsidR="00586ABA">
              <w:rPr>
                <w:webHidden/>
              </w:rPr>
              <w:t>8</w:t>
            </w:r>
            <w:r w:rsidR="00586ABA">
              <w:rPr>
                <w:webHidden/>
              </w:rPr>
              <w:fldChar w:fldCharType="end"/>
            </w:r>
          </w:hyperlink>
        </w:p>
        <w:p w14:paraId="69264C12" w14:textId="677448DD" w:rsidR="00586ABA" w:rsidRDefault="00226866">
          <w:pPr>
            <w:pStyle w:val="TOC1"/>
            <w:tabs>
              <w:tab w:val="left" w:pos="440"/>
              <w:tab w:val="right" w:leader="dot" w:pos="9060"/>
            </w:tabs>
            <w:rPr>
              <w:rFonts w:eastAsiaTheme="minorEastAsia"/>
              <w:noProof/>
              <w:lang w:eastAsia="en-GB"/>
            </w:rPr>
          </w:pPr>
          <w:hyperlink w:anchor="_Toc64965001" w:history="1">
            <w:r w:rsidR="00586ABA" w:rsidRPr="005F19E3">
              <w:rPr>
                <w:rStyle w:val="Hyperlink"/>
                <w:noProof/>
              </w:rPr>
              <w:t>2</w:t>
            </w:r>
            <w:r w:rsidR="00586ABA">
              <w:rPr>
                <w:rFonts w:eastAsiaTheme="minorEastAsia"/>
                <w:noProof/>
                <w:lang w:eastAsia="en-GB"/>
              </w:rPr>
              <w:tab/>
            </w:r>
            <w:r w:rsidR="00586ABA" w:rsidRPr="005F19E3">
              <w:rPr>
                <w:rStyle w:val="Hyperlink"/>
                <w:noProof/>
              </w:rPr>
              <w:t>Business Architecture Overview</w:t>
            </w:r>
            <w:r w:rsidR="00586ABA">
              <w:rPr>
                <w:noProof/>
                <w:webHidden/>
              </w:rPr>
              <w:tab/>
            </w:r>
            <w:r w:rsidR="00586ABA">
              <w:rPr>
                <w:noProof/>
                <w:webHidden/>
              </w:rPr>
              <w:fldChar w:fldCharType="begin"/>
            </w:r>
            <w:r w:rsidR="00586ABA">
              <w:rPr>
                <w:noProof/>
                <w:webHidden/>
              </w:rPr>
              <w:instrText xml:space="preserve"> PAGEREF _Toc64965001 \h </w:instrText>
            </w:r>
            <w:r w:rsidR="00586ABA">
              <w:rPr>
                <w:noProof/>
                <w:webHidden/>
              </w:rPr>
            </w:r>
            <w:r w:rsidR="00586ABA">
              <w:rPr>
                <w:noProof/>
                <w:webHidden/>
              </w:rPr>
              <w:fldChar w:fldCharType="separate"/>
            </w:r>
            <w:r w:rsidR="00586ABA">
              <w:rPr>
                <w:noProof/>
                <w:webHidden/>
              </w:rPr>
              <w:t>10</w:t>
            </w:r>
            <w:r w:rsidR="00586ABA">
              <w:rPr>
                <w:noProof/>
                <w:webHidden/>
              </w:rPr>
              <w:fldChar w:fldCharType="end"/>
            </w:r>
          </w:hyperlink>
        </w:p>
        <w:p w14:paraId="7D414FB6" w14:textId="1E7D71B3" w:rsidR="00586ABA" w:rsidRDefault="00226866">
          <w:pPr>
            <w:pStyle w:val="TOC2"/>
            <w:rPr>
              <w:rFonts w:eastAsiaTheme="minorEastAsia"/>
              <w:b w:val="0"/>
              <w:lang w:eastAsia="en-GB"/>
            </w:rPr>
          </w:pPr>
          <w:hyperlink w:anchor="_Toc64965002" w:history="1">
            <w:r w:rsidR="00586ABA" w:rsidRPr="005F19E3">
              <w:rPr>
                <w:rStyle w:val="Hyperlink"/>
              </w:rPr>
              <w:t>2.1</w:t>
            </w:r>
            <w:r w:rsidR="00586ABA">
              <w:rPr>
                <w:rFonts w:eastAsiaTheme="minorEastAsia"/>
                <w:b w:val="0"/>
                <w:lang w:eastAsia="en-GB"/>
              </w:rPr>
              <w:tab/>
            </w:r>
            <w:r w:rsidR="00586ABA" w:rsidRPr="005F19E3">
              <w:rPr>
                <w:rStyle w:val="Hyperlink"/>
              </w:rPr>
              <w:t>System Purpose</w:t>
            </w:r>
            <w:r w:rsidR="00586ABA">
              <w:rPr>
                <w:webHidden/>
              </w:rPr>
              <w:tab/>
            </w:r>
            <w:r w:rsidR="00586ABA">
              <w:rPr>
                <w:webHidden/>
              </w:rPr>
              <w:fldChar w:fldCharType="begin"/>
            </w:r>
            <w:r w:rsidR="00586ABA">
              <w:rPr>
                <w:webHidden/>
              </w:rPr>
              <w:instrText xml:space="preserve"> PAGEREF _Toc64965002 \h </w:instrText>
            </w:r>
            <w:r w:rsidR="00586ABA">
              <w:rPr>
                <w:webHidden/>
              </w:rPr>
            </w:r>
            <w:r w:rsidR="00586ABA">
              <w:rPr>
                <w:webHidden/>
              </w:rPr>
              <w:fldChar w:fldCharType="separate"/>
            </w:r>
            <w:r w:rsidR="00586ABA">
              <w:rPr>
                <w:webHidden/>
              </w:rPr>
              <w:t>10</w:t>
            </w:r>
            <w:r w:rsidR="00586ABA">
              <w:rPr>
                <w:webHidden/>
              </w:rPr>
              <w:fldChar w:fldCharType="end"/>
            </w:r>
          </w:hyperlink>
        </w:p>
        <w:p w14:paraId="4D9BFF03" w14:textId="4BCEAE79" w:rsidR="00586ABA" w:rsidRDefault="00226866">
          <w:pPr>
            <w:pStyle w:val="TOC2"/>
            <w:rPr>
              <w:rFonts w:eastAsiaTheme="minorEastAsia"/>
              <w:b w:val="0"/>
              <w:lang w:eastAsia="en-GB"/>
            </w:rPr>
          </w:pPr>
          <w:hyperlink w:anchor="_Toc64965003" w:history="1">
            <w:r w:rsidR="00586ABA" w:rsidRPr="005F19E3">
              <w:rPr>
                <w:rStyle w:val="Hyperlink"/>
              </w:rPr>
              <w:t>2.2</w:t>
            </w:r>
            <w:r w:rsidR="00586ABA">
              <w:rPr>
                <w:rFonts w:eastAsiaTheme="minorEastAsia"/>
                <w:b w:val="0"/>
                <w:lang w:eastAsia="en-GB"/>
              </w:rPr>
              <w:tab/>
            </w:r>
            <w:r w:rsidR="00586ABA" w:rsidRPr="005F19E3">
              <w:rPr>
                <w:rStyle w:val="Hyperlink"/>
              </w:rPr>
              <w:t>Business Context</w:t>
            </w:r>
            <w:r w:rsidR="00586ABA">
              <w:rPr>
                <w:webHidden/>
              </w:rPr>
              <w:tab/>
            </w:r>
            <w:r w:rsidR="00586ABA">
              <w:rPr>
                <w:webHidden/>
              </w:rPr>
              <w:fldChar w:fldCharType="begin"/>
            </w:r>
            <w:r w:rsidR="00586ABA">
              <w:rPr>
                <w:webHidden/>
              </w:rPr>
              <w:instrText xml:space="preserve"> PAGEREF _Toc64965003 \h </w:instrText>
            </w:r>
            <w:r w:rsidR="00586ABA">
              <w:rPr>
                <w:webHidden/>
              </w:rPr>
            </w:r>
            <w:r w:rsidR="00586ABA">
              <w:rPr>
                <w:webHidden/>
              </w:rPr>
              <w:fldChar w:fldCharType="separate"/>
            </w:r>
            <w:r w:rsidR="00586ABA">
              <w:rPr>
                <w:webHidden/>
              </w:rPr>
              <w:t>10</w:t>
            </w:r>
            <w:r w:rsidR="00586ABA">
              <w:rPr>
                <w:webHidden/>
              </w:rPr>
              <w:fldChar w:fldCharType="end"/>
            </w:r>
          </w:hyperlink>
        </w:p>
        <w:p w14:paraId="749306B4" w14:textId="1F89EF57" w:rsidR="00586ABA" w:rsidRDefault="00226866">
          <w:pPr>
            <w:pStyle w:val="TOC2"/>
            <w:rPr>
              <w:rFonts w:eastAsiaTheme="minorEastAsia"/>
              <w:b w:val="0"/>
              <w:lang w:eastAsia="en-GB"/>
            </w:rPr>
          </w:pPr>
          <w:hyperlink w:anchor="_Toc64965004" w:history="1">
            <w:r w:rsidR="00586ABA" w:rsidRPr="005F19E3">
              <w:rPr>
                <w:rStyle w:val="Hyperlink"/>
              </w:rPr>
              <w:t>2.3</w:t>
            </w:r>
            <w:r w:rsidR="00586ABA">
              <w:rPr>
                <w:rFonts w:eastAsiaTheme="minorEastAsia"/>
                <w:b w:val="0"/>
                <w:lang w:eastAsia="en-GB"/>
              </w:rPr>
              <w:tab/>
            </w:r>
            <w:r w:rsidR="00586ABA" w:rsidRPr="005F19E3">
              <w:rPr>
                <w:rStyle w:val="Hyperlink"/>
              </w:rPr>
              <w:t>Intended Value for Customer/User</w:t>
            </w:r>
            <w:r w:rsidR="00586ABA">
              <w:rPr>
                <w:webHidden/>
              </w:rPr>
              <w:tab/>
            </w:r>
            <w:r w:rsidR="00586ABA">
              <w:rPr>
                <w:webHidden/>
              </w:rPr>
              <w:fldChar w:fldCharType="begin"/>
            </w:r>
            <w:r w:rsidR="00586ABA">
              <w:rPr>
                <w:webHidden/>
              </w:rPr>
              <w:instrText xml:space="preserve"> PAGEREF _Toc64965004 \h </w:instrText>
            </w:r>
            <w:r w:rsidR="00586ABA">
              <w:rPr>
                <w:webHidden/>
              </w:rPr>
            </w:r>
            <w:r w:rsidR="00586ABA">
              <w:rPr>
                <w:webHidden/>
              </w:rPr>
              <w:fldChar w:fldCharType="separate"/>
            </w:r>
            <w:r w:rsidR="00586ABA">
              <w:rPr>
                <w:webHidden/>
              </w:rPr>
              <w:t>11</w:t>
            </w:r>
            <w:r w:rsidR="00586ABA">
              <w:rPr>
                <w:webHidden/>
              </w:rPr>
              <w:fldChar w:fldCharType="end"/>
            </w:r>
          </w:hyperlink>
        </w:p>
        <w:p w14:paraId="477527D1" w14:textId="70ACF229" w:rsidR="00586ABA" w:rsidRDefault="00226866">
          <w:pPr>
            <w:pStyle w:val="TOC2"/>
            <w:rPr>
              <w:rFonts w:eastAsiaTheme="minorEastAsia"/>
              <w:b w:val="0"/>
              <w:lang w:eastAsia="en-GB"/>
            </w:rPr>
          </w:pPr>
          <w:hyperlink w:anchor="_Toc64965005" w:history="1">
            <w:r w:rsidR="00586ABA" w:rsidRPr="005F19E3">
              <w:rPr>
                <w:rStyle w:val="Hyperlink"/>
              </w:rPr>
              <w:t>2.4</w:t>
            </w:r>
            <w:r w:rsidR="00586ABA">
              <w:rPr>
                <w:rFonts w:eastAsiaTheme="minorEastAsia"/>
                <w:b w:val="0"/>
                <w:lang w:eastAsia="en-GB"/>
              </w:rPr>
              <w:tab/>
            </w:r>
            <w:r w:rsidR="00586ABA" w:rsidRPr="005F19E3">
              <w:rPr>
                <w:rStyle w:val="Hyperlink"/>
              </w:rPr>
              <w:t>Business Capabilities Provided</w:t>
            </w:r>
            <w:r w:rsidR="00586ABA">
              <w:rPr>
                <w:webHidden/>
              </w:rPr>
              <w:tab/>
            </w:r>
            <w:r w:rsidR="00586ABA">
              <w:rPr>
                <w:webHidden/>
              </w:rPr>
              <w:fldChar w:fldCharType="begin"/>
            </w:r>
            <w:r w:rsidR="00586ABA">
              <w:rPr>
                <w:webHidden/>
              </w:rPr>
              <w:instrText xml:space="preserve"> PAGEREF _Toc64965005 \h </w:instrText>
            </w:r>
            <w:r w:rsidR="00586ABA">
              <w:rPr>
                <w:webHidden/>
              </w:rPr>
            </w:r>
            <w:r w:rsidR="00586ABA">
              <w:rPr>
                <w:webHidden/>
              </w:rPr>
              <w:fldChar w:fldCharType="separate"/>
            </w:r>
            <w:r w:rsidR="00586ABA">
              <w:rPr>
                <w:webHidden/>
              </w:rPr>
              <w:t>11</w:t>
            </w:r>
            <w:r w:rsidR="00586ABA">
              <w:rPr>
                <w:webHidden/>
              </w:rPr>
              <w:fldChar w:fldCharType="end"/>
            </w:r>
          </w:hyperlink>
        </w:p>
        <w:p w14:paraId="748563A6" w14:textId="53112C31" w:rsidR="00586ABA" w:rsidRDefault="00226866">
          <w:pPr>
            <w:pStyle w:val="TOC3"/>
            <w:rPr>
              <w:rFonts w:eastAsiaTheme="minorEastAsia"/>
              <w:lang w:eastAsia="en-GB"/>
            </w:rPr>
          </w:pPr>
          <w:hyperlink w:anchor="_Toc64965006" w:history="1">
            <w:r w:rsidR="00586ABA" w:rsidRPr="005F19E3">
              <w:rPr>
                <w:rStyle w:val="Hyperlink"/>
              </w:rPr>
              <w:t>2.4.1</w:t>
            </w:r>
            <w:r w:rsidR="00586ABA">
              <w:rPr>
                <w:rFonts w:eastAsiaTheme="minorEastAsia"/>
                <w:lang w:eastAsia="en-GB"/>
              </w:rPr>
              <w:tab/>
            </w:r>
            <w:r w:rsidR="00586ABA" w:rsidRPr="005F19E3">
              <w:rPr>
                <w:rStyle w:val="Hyperlink"/>
              </w:rPr>
              <w:t>Business Capabilities Supported</w:t>
            </w:r>
            <w:r w:rsidR="00586ABA">
              <w:rPr>
                <w:webHidden/>
              </w:rPr>
              <w:tab/>
            </w:r>
            <w:r w:rsidR="00586ABA">
              <w:rPr>
                <w:webHidden/>
              </w:rPr>
              <w:fldChar w:fldCharType="begin"/>
            </w:r>
            <w:r w:rsidR="00586ABA">
              <w:rPr>
                <w:webHidden/>
              </w:rPr>
              <w:instrText xml:space="preserve"> PAGEREF _Toc64965006 \h </w:instrText>
            </w:r>
            <w:r w:rsidR="00586ABA">
              <w:rPr>
                <w:webHidden/>
              </w:rPr>
            </w:r>
            <w:r w:rsidR="00586ABA">
              <w:rPr>
                <w:webHidden/>
              </w:rPr>
              <w:fldChar w:fldCharType="separate"/>
            </w:r>
            <w:r w:rsidR="00586ABA">
              <w:rPr>
                <w:webHidden/>
              </w:rPr>
              <w:t>11</w:t>
            </w:r>
            <w:r w:rsidR="00586ABA">
              <w:rPr>
                <w:webHidden/>
              </w:rPr>
              <w:fldChar w:fldCharType="end"/>
            </w:r>
          </w:hyperlink>
        </w:p>
        <w:p w14:paraId="3C4CD8A2" w14:textId="0A4B54C2" w:rsidR="00586ABA" w:rsidRDefault="00226866">
          <w:pPr>
            <w:pStyle w:val="TOC3"/>
            <w:rPr>
              <w:rFonts w:eastAsiaTheme="minorEastAsia"/>
              <w:lang w:eastAsia="en-GB"/>
            </w:rPr>
          </w:pPr>
          <w:hyperlink w:anchor="_Toc64965007" w:history="1">
            <w:r w:rsidR="00586ABA" w:rsidRPr="005F19E3">
              <w:rPr>
                <w:rStyle w:val="Hyperlink"/>
              </w:rPr>
              <w:t>2.4.2</w:t>
            </w:r>
            <w:r w:rsidR="00586ABA">
              <w:rPr>
                <w:rFonts w:eastAsiaTheme="minorEastAsia"/>
                <w:lang w:eastAsia="en-GB"/>
              </w:rPr>
              <w:tab/>
            </w:r>
            <w:r w:rsidR="00586ABA" w:rsidRPr="005F19E3">
              <w:rPr>
                <w:rStyle w:val="Hyperlink"/>
              </w:rPr>
              <w:t>Value Streams Supported</w:t>
            </w:r>
            <w:r w:rsidR="00586ABA">
              <w:rPr>
                <w:webHidden/>
              </w:rPr>
              <w:tab/>
            </w:r>
            <w:r w:rsidR="00586ABA">
              <w:rPr>
                <w:webHidden/>
              </w:rPr>
              <w:fldChar w:fldCharType="begin"/>
            </w:r>
            <w:r w:rsidR="00586ABA">
              <w:rPr>
                <w:webHidden/>
              </w:rPr>
              <w:instrText xml:space="preserve"> PAGEREF _Toc64965007 \h </w:instrText>
            </w:r>
            <w:r w:rsidR="00586ABA">
              <w:rPr>
                <w:webHidden/>
              </w:rPr>
            </w:r>
            <w:r w:rsidR="00586ABA">
              <w:rPr>
                <w:webHidden/>
              </w:rPr>
              <w:fldChar w:fldCharType="separate"/>
            </w:r>
            <w:r w:rsidR="00586ABA">
              <w:rPr>
                <w:webHidden/>
              </w:rPr>
              <w:t>12</w:t>
            </w:r>
            <w:r w:rsidR="00586ABA">
              <w:rPr>
                <w:webHidden/>
              </w:rPr>
              <w:fldChar w:fldCharType="end"/>
            </w:r>
          </w:hyperlink>
        </w:p>
        <w:p w14:paraId="6B1F861B" w14:textId="3A542C69" w:rsidR="00586ABA" w:rsidRDefault="00226866">
          <w:pPr>
            <w:pStyle w:val="TOC3"/>
            <w:rPr>
              <w:rFonts w:eastAsiaTheme="minorEastAsia"/>
              <w:lang w:eastAsia="en-GB"/>
            </w:rPr>
          </w:pPr>
          <w:hyperlink w:anchor="_Toc64965008" w:history="1">
            <w:r w:rsidR="00586ABA" w:rsidRPr="005F19E3">
              <w:rPr>
                <w:rStyle w:val="Hyperlink"/>
              </w:rPr>
              <w:t>2.4.3</w:t>
            </w:r>
            <w:r w:rsidR="00586ABA">
              <w:rPr>
                <w:rFonts w:eastAsiaTheme="minorEastAsia"/>
                <w:lang w:eastAsia="en-GB"/>
              </w:rPr>
              <w:tab/>
            </w:r>
            <w:r w:rsidR="00586ABA" w:rsidRPr="005F19E3">
              <w:rPr>
                <w:rStyle w:val="Hyperlink"/>
              </w:rPr>
              <w:t>Impact on Application Estate</w:t>
            </w:r>
            <w:r w:rsidR="00586ABA">
              <w:rPr>
                <w:webHidden/>
              </w:rPr>
              <w:tab/>
            </w:r>
            <w:r w:rsidR="00586ABA">
              <w:rPr>
                <w:webHidden/>
              </w:rPr>
              <w:fldChar w:fldCharType="begin"/>
            </w:r>
            <w:r w:rsidR="00586ABA">
              <w:rPr>
                <w:webHidden/>
              </w:rPr>
              <w:instrText xml:space="preserve"> PAGEREF _Toc64965008 \h </w:instrText>
            </w:r>
            <w:r w:rsidR="00586ABA">
              <w:rPr>
                <w:webHidden/>
              </w:rPr>
            </w:r>
            <w:r w:rsidR="00586ABA">
              <w:rPr>
                <w:webHidden/>
              </w:rPr>
              <w:fldChar w:fldCharType="separate"/>
            </w:r>
            <w:r w:rsidR="00586ABA">
              <w:rPr>
                <w:webHidden/>
              </w:rPr>
              <w:t>13</w:t>
            </w:r>
            <w:r w:rsidR="00586ABA">
              <w:rPr>
                <w:webHidden/>
              </w:rPr>
              <w:fldChar w:fldCharType="end"/>
            </w:r>
          </w:hyperlink>
        </w:p>
        <w:p w14:paraId="3368B00C" w14:textId="308CE9B0" w:rsidR="00586ABA" w:rsidRDefault="00226866">
          <w:pPr>
            <w:pStyle w:val="TOC2"/>
            <w:rPr>
              <w:rFonts w:eastAsiaTheme="minorEastAsia"/>
              <w:b w:val="0"/>
              <w:lang w:eastAsia="en-GB"/>
            </w:rPr>
          </w:pPr>
          <w:hyperlink w:anchor="_Toc64965009" w:history="1">
            <w:r w:rsidR="00586ABA" w:rsidRPr="005F19E3">
              <w:rPr>
                <w:rStyle w:val="Hyperlink"/>
              </w:rPr>
              <w:t>2.5</w:t>
            </w:r>
            <w:r w:rsidR="00586ABA">
              <w:rPr>
                <w:rFonts w:eastAsiaTheme="minorEastAsia"/>
                <w:b w:val="0"/>
                <w:lang w:eastAsia="en-GB"/>
              </w:rPr>
              <w:tab/>
            </w:r>
            <w:r w:rsidR="00586ABA" w:rsidRPr="005F19E3">
              <w:rPr>
                <w:rStyle w:val="Hyperlink"/>
              </w:rPr>
              <w:t>Business Process Overview</w:t>
            </w:r>
            <w:r w:rsidR="00586ABA">
              <w:rPr>
                <w:webHidden/>
              </w:rPr>
              <w:tab/>
            </w:r>
            <w:r w:rsidR="00586ABA">
              <w:rPr>
                <w:webHidden/>
              </w:rPr>
              <w:fldChar w:fldCharType="begin"/>
            </w:r>
            <w:r w:rsidR="00586ABA">
              <w:rPr>
                <w:webHidden/>
              </w:rPr>
              <w:instrText xml:space="preserve"> PAGEREF _Toc64965009 \h </w:instrText>
            </w:r>
            <w:r w:rsidR="00586ABA">
              <w:rPr>
                <w:webHidden/>
              </w:rPr>
            </w:r>
            <w:r w:rsidR="00586ABA">
              <w:rPr>
                <w:webHidden/>
              </w:rPr>
              <w:fldChar w:fldCharType="separate"/>
            </w:r>
            <w:r w:rsidR="00586ABA">
              <w:rPr>
                <w:webHidden/>
              </w:rPr>
              <w:t>15</w:t>
            </w:r>
            <w:r w:rsidR="00586ABA">
              <w:rPr>
                <w:webHidden/>
              </w:rPr>
              <w:fldChar w:fldCharType="end"/>
            </w:r>
          </w:hyperlink>
        </w:p>
        <w:p w14:paraId="5236881C" w14:textId="6560DE74" w:rsidR="00586ABA" w:rsidRDefault="00226866">
          <w:pPr>
            <w:pStyle w:val="TOC2"/>
            <w:rPr>
              <w:rFonts w:eastAsiaTheme="minorEastAsia"/>
              <w:b w:val="0"/>
              <w:lang w:eastAsia="en-GB"/>
            </w:rPr>
          </w:pPr>
          <w:hyperlink w:anchor="_Toc64965010" w:history="1">
            <w:r w:rsidR="00586ABA" w:rsidRPr="005F19E3">
              <w:rPr>
                <w:rStyle w:val="Hyperlink"/>
              </w:rPr>
              <w:t>2.6</w:t>
            </w:r>
            <w:r w:rsidR="00586ABA">
              <w:rPr>
                <w:rFonts w:eastAsiaTheme="minorEastAsia"/>
                <w:b w:val="0"/>
                <w:lang w:eastAsia="en-GB"/>
              </w:rPr>
              <w:tab/>
            </w:r>
            <w:r w:rsidR="00586ABA" w:rsidRPr="005F19E3">
              <w:rPr>
                <w:rStyle w:val="Hyperlink"/>
              </w:rPr>
              <w:t>User / Roles Overview</w:t>
            </w:r>
            <w:r w:rsidR="00586ABA">
              <w:rPr>
                <w:webHidden/>
              </w:rPr>
              <w:tab/>
            </w:r>
            <w:r w:rsidR="00586ABA">
              <w:rPr>
                <w:webHidden/>
              </w:rPr>
              <w:fldChar w:fldCharType="begin"/>
            </w:r>
            <w:r w:rsidR="00586ABA">
              <w:rPr>
                <w:webHidden/>
              </w:rPr>
              <w:instrText xml:space="preserve"> PAGEREF _Toc64965010 \h </w:instrText>
            </w:r>
            <w:r w:rsidR="00586ABA">
              <w:rPr>
                <w:webHidden/>
              </w:rPr>
            </w:r>
            <w:r w:rsidR="00586ABA">
              <w:rPr>
                <w:webHidden/>
              </w:rPr>
              <w:fldChar w:fldCharType="separate"/>
            </w:r>
            <w:r w:rsidR="00586ABA">
              <w:rPr>
                <w:webHidden/>
              </w:rPr>
              <w:t>16</w:t>
            </w:r>
            <w:r w:rsidR="00586ABA">
              <w:rPr>
                <w:webHidden/>
              </w:rPr>
              <w:fldChar w:fldCharType="end"/>
            </w:r>
          </w:hyperlink>
        </w:p>
        <w:p w14:paraId="11108C84" w14:textId="1703334F" w:rsidR="00586ABA" w:rsidRDefault="00226866">
          <w:pPr>
            <w:pStyle w:val="TOC2"/>
            <w:rPr>
              <w:rFonts w:eastAsiaTheme="minorEastAsia"/>
              <w:b w:val="0"/>
              <w:lang w:eastAsia="en-GB"/>
            </w:rPr>
          </w:pPr>
          <w:hyperlink w:anchor="_Toc64965011" w:history="1">
            <w:r w:rsidR="00586ABA" w:rsidRPr="005F19E3">
              <w:rPr>
                <w:rStyle w:val="Hyperlink"/>
              </w:rPr>
              <w:t>2.7</w:t>
            </w:r>
            <w:r w:rsidR="00586ABA">
              <w:rPr>
                <w:rFonts w:eastAsiaTheme="minorEastAsia"/>
                <w:b w:val="0"/>
                <w:lang w:eastAsia="en-GB"/>
              </w:rPr>
              <w:tab/>
            </w:r>
            <w:r w:rsidR="00586ABA" w:rsidRPr="005F19E3">
              <w:rPr>
                <w:rStyle w:val="Hyperlink"/>
              </w:rPr>
              <w:t>Regulatory Position</w:t>
            </w:r>
            <w:r w:rsidR="00586ABA">
              <w:rPr>
                <w:webHidden/>
              </w:rPr>
              <w:tab/>
            </w:r>
            <w:r w:rsidR="00586ABA">
              <w:rPr>
                <w:webHidden/>
              </w:rPr>
              <w:fldChar w:fldCharType="begin"/>
            </w:r>
            <w:r w:rsidR="00586ABA">
              <w:rPr>
                <w:webHidden/>
              </w:rPr>
              <w:instrText xml:space="preserve"> PAGEREF _Toc64965011 \h </w:instrText>
            </w:r>
            <w:r w:rsidR="00586ABA">
              <w:rPr>
                <w:webHidden/>
              </w:rPr>
            </w:r>
            <w:r w:rsidR="00586ABA">
              <w:rPr>
                <w:webHidden/>
              </w:rPr>
              <w:fldChar w:fldCharType="separate"/>
            </w:r>
            <w:r w:rsidR="00586ABA">
              <w:rPr>
                <w:webHidden/>
              </w:rPr>
              <w:t>17</w:t>
            </w:r>
            <w:r w:rsidR="00586ABA">
              <w:rPr>
                <w:webHidden/>
              </w:rPr>
              <w:fldChar w:fldCharType="end"/>
            </w:r>
          </w:hyperlink>
        </w:p>
        <w:p w14:paraId="42EB5E79" w14:textId="7ED91AE0" w:rsidR="00586ABA" w:rsidRDefault="00226866">
          <w:pPr>
            <w:pStyle w:val="TOC3"/>
            <w:rPr>
              <w:rFonts w:eastAsiaTheme="minorEastAsia"/>
              <w:lang w:eastAsia="en-GB"/>
            </w:rPr>
          </w:pPr>
          <w:hyperlink w:anchor="_Toc64965012" w:history="1">
            <w:r w:rsidR="00586ABA" w:rsidRPr="005F19E3">
              <w:rPr>
                <w:rStyle w:val="Hyperlink"/>
              </w:rPr>
              <w:t>2.7.1</w:t>
            </w:r>
            <w:r w:rsidR="00586ABA">
              <w:rPr>
                <w:rFonts w:eastAsiaTheme="minorEastAsia"/>
                <w:lang w:eastAsia="en-GB"/>
              </w:rPr>
              <w:tab/>
            </w:r>
            <w:r w:rsidR="00586ABA" w:rsidRPr="005F19E3">
              <w:rPr>
                <w:rStyle w:val="Hyperlink"/>
              </w:rPr>
              <w:t>Sarbanes-Oxley (SOx) Position</w:t>
            </w:r>
            <w:r w:rsidR="00586ABA">
              <w:rPr>
                <w:webHidden/>
              </w:rPr>
              <w:tab/>
            </w:r>
            <w:r w:rsidR="00586ABA">
              <w:rPr>
                <w:webHidden/>
              </w:rPr>
              <w:fldChar w:fldCharType="begin"/>
            </w:r>
            <w:r w:rsidR="00586ABA">
              <w:rPr>
                <w:webHidden/>
              </w:rPr>
              <w:instrText xml:space="preserve"> PAGEREF _Toc64965012 \h </w:instrText>
            </w:r>
            <w:r w:rsidR="00586ABA">
              <w:rPr>
                <w:webHidden/>
              </w:rPr>
            </w:r>
            <w:r w:rsidR="00586ABA">
              <w:rPr>
                <w:webHidden/>
              </w:rPr>
              <w:fldChar w:fldCharType="separate"/>
            </w:r>
            <w:r w:rsidR="00586ABA">
              <w:rPr>
                <w:webHidden/>
              </w:rPr>
              <w:t>17</w:t>
            </w:r>
            <w:r w:rsidR="00586ABA">
              <w:rPr>
                <w:webHidden/>
              </w:rPr>
              <w:fldChar w:fldCharType="end"/>
            </w:r>
          </w:hyperlink>
        </w:p>
        <w:p w14:paraId="5A941C7A" w14:textId="4F3C89B4" w:rsidR="00586ABA" w:rsidRDefault="00226866">
          <w:pPr>
            <w:pStyle w:val="TOC3"/>
            <w:rPr>
              <w:rFonts w:eastAsiaTheme="minorEastAsia"/>
              <w:lang w:eastAsia="en-GB"/>
            </w:rPr>
          </w:pPr>
          <w:hyperlink w:anchor="_Toc64965013" w:history="1">
            <w:r w:rsidR="00586ABA" w:rsidRPr="005F19E3">
              <w:rPr>
                <w:rStyle w:val="Hyperlink"/>
              </w:rPr>
              <w:t>2.7.2</w:t>
            </w:r>
            <w:r w:rsidR="00586ABA">
              <w:rPr>
                <w:rFonts w:eastAsiaTheme="minorEastAsia"/>
                <w:lang w:eastAsia="en-GB"/>
              </w:rPr>
              <w:tab/>
            </w:r>
            <w:r w:rsidR="00586ABA" w:rsidRPr="005F19E3">
              <w:rPr>
                <w:rStyle w:val="Hyperlink"/>
              </w:rPr>
              <w:t>Data Privacy and General Data Protection Regulation (GDPR) Position</w:t>
            </w:r>
            <w:r w:rsidR="00586ABA">
              <w:rPr>
                <w:webHidden/>
              </w:rPr>
              <w:tab/>
            </w:r>
            <w:r w:rsidR="00586ABA">
              <w:rPr>
                <w:webHidden/>
              </w:rPr>
              <w:fldChar w:fldCharType="begin"/>
            </w:r>
            <w:r w:rsidR="00586ABA">
              <w:rPr>
                <w:webHidden/>
              </w:rPr>
              <w:instrText xml:space="preserve"> PAGEREF _Toc64965013 \h </w:instrText>
            </w:r>
            <w:r w:rsidR="00586ABA">
              <w:rPr>
                <w:webHidden/>
              </w:rPr>
            </w:r>
            <w:r w:rsidR="00586ABA">
              <w:rPr>
                <w:webHidden/>
              </w:rPr>
              <w:fldChar w:fldCharType="separate"/>
            </w:r>
            <w:r w:rsidR="00586ABA">
              <w:rPr>
                <w:webHidden/>
              </w:rPr>
              <w:t>18</w:t>
            </w:r>
            <w:r w:rsidR="00586ABA">
              <w:rPr>
                <w:webHidden/>
              </w:rPr>
              <w:fldChar w:fldCharType="end"/>
            </w:r>
          </w:hyperlink>
        </w:p>
        <w:p w14:paraId="7F1549F6" w14:textId="28B65D45" w:rsidR="00586ABA" w:rsidRDefault="00226866">
          <w:pPr>
            <w:pStyle w:val="TOC3"/>
            <w:rPr>
              <w:rFonts w:eastAsiaTheme="minorEastAsia"/>
              <w:lang w:eastAsia="en-GB"/>
            </w:rPr>
          </w:pPr>
          <w:hyperlink w:anchor="_Toc64965014" w:history="1">
            <w:r w:rsidR="00586ABA" w:rsidRPr="005F19E3">
              <w:rPr>
                <w:rStyle w:val="Hyperlink"/>
              </w:rPr>
              <w:t>2.7.3</w:t>
            </w:r>
            <w:r w:rsidR="00586ABA">
              <w:rPr>
                <w:rFonts w:eastAsiaTheme="minorEastAsia"/>
                <w:lang w:eastAsia="en-GB"/>
              </w:rPr>
              <w:tab/>
            </w:r>
            <w:r w:rsidR="00586ABA" w:rsidRPr="005F19E3">
              <w:rPr>
                <w:rStyle w:val="Hyperlink"/>
              </w:rPr>
              <w:t>Good Pharmaceutical Practice (GxP) Position</w:t>
            </w:r>
            <w:r w:rsidR="00586ABA">
              <w:rPr>
                <w:webHidden/>
              </w:rPr>
              <w:tab/>
            </w:r>
            <w:r w:rsidR="00586ABA">
              <w:rPr>
                <w:webHidden/>
              </w:rPr>
              <w:fldChar w:fldCharType="begin"/>
            </w:r>
            <w:r w:rsidR="00586ABA">
              <w:rPr>
                <w:webHidden/>
              </w:rPr>
              <w:instrText xml:space="preserve"> PAGEREF _Toc64965014 \h </w:instrText>
            </w:r>
            <w:r w:rsidR="00586ABA">
              <w:rPr>
                <w:webHidden/>
              </w:rPr>
            </w:r>
            <w:r w:rsidR="00586ABA">
              <w:rPr>
                <w:webHidden/>
              </w:rPr>
              <w:fldChar w:fldCharType="separate"/>
            </w:r>
            <w:r w:rsidR="00586ABA">
              <w:rPr>
                <w:webHidden/>
              </w:rPr>
              <w:t>18</w:t>
            </w:r>
            <w:r w:rsidR="00586ABA">
              <w:rPr>
                <w:webHidden/>
              </w:rPr>
              <w:fldChar w:fldCharType="end"/>
            </w:r>
          </w:hyperlink>
        </w:p>
        <w:p w14:paraId="6EC353CE" w14:textId="5C30F4E8" w:rsidR="00586ABA" w:rsidRDefault="00226866">
          <w:pPr>
            <w:pStyle w:val="TOC3"/>
            <w:rPr>
              <w:rFonts w:eastAsiaTheme="minorEastAsia"/>
              <w:lang w:eastAsia="en-GB"/>
            </w:rPr>
          </w:pPr>
          <w:hyperlink w:anchor="_Toc64965015" w:history="1">
            <w:r w:rsidR="00586ABA" w:rsidRPr="005F19E3">
              <w:rPr>
                <w:rStyle w:val="Hyperlink"/>
              </w:rPr>
              <w:t>2.7.4</w:t>
            </w:r>
            <w:r w:rsidR="00586ABA">
              <w:rPr>
                <w:rFonts w:eastAsiaTheme="minorEastAsia"/>
                <w:lang w:eastAsia="en-GB"/>
              </w:rPr>
              <w:tab/>
            </w:r>
            <w:r w:rsidR="00586ABA" w:rsidRPr="005F19E3">
              <w:rPr>
                <w:rStyle w:val="Hyperlink"/>
              </w:rPr>
              <w:t>Information Management Position</w:t>
            </w:r>
            <w:r w:rsidR="00586ABA">
              <w:rPr>
                <w:webHidden/>
              </w:rPr>
              <w:tab/>
            </w:r>
            <w:r w:rsidR="00586ABA">
              <w:rPr>
                <w:webHidden/>
              </w:rPr>
              <w:fldChar w:fldCharType="begin"/>
            </w:r>
            <w:r w:rsidR="00586ABA">
              <w:rPr>
                <w:webHidden/>
              </w:rPr>
              <w:instrText xml:space="preserve"> PAGEREF _Toc64965015 \h </w:instrText>
            </w:r>
            <w:r w:rsidR="00586ABA">
              <w:rPr>
                <w:webHidden/>
              </w:rPr>
            </w:r>
            <w:r w:rsidR="00586ABA">
              <w:rPr>
                <w:webHidden/>
              </w:rPr>
              <w:fldChar w:fldCharType="separate"/>
            </w:r>
            <w:r w:rsidR="00586ABA">
              <w:rPr>
                <w:webHidden/>
              </w:rPr>
              <w:t>19</w:t>
            </w:r>
            <w:r w:rsidR="00586ABA">
              <w:rPr>
                <w:webHidden/>
              </w:rPr>
              <w:fldChar w:fldCharType="end"/>
            </w:r>
          </w:hyperlink>
        </w:p>
        <w:p w14:paraId="56730656" w14:textId="4183C7BC" w:rsidR="00586ABA" w:rsidRDefault="00226866">
          <w:pPr>
            <w:pStyle w:val="TOC3"/>
            <w:rPr>
              <w:rFonts w:eastAsiaTheme="minorEastAsia"/>
              <w:lang w:eastAsia="en-GB"/>
            </w:rPr>
          </w:pPr>
          <w:hyperlink w:anchor="_Toc64965016" w:history="1">
            <w:r w:rsidR="00586ABA" w:rsidRPr="005F19E3">
              <w:rPr>
                <w:rStyle w:val="Hyperlink"/>
              </w:rPr>
              <w:t>2.7.5</w:t>
            </w:r>
            <w:r w:rsidR="00586ABA">
              <w:rPr>
                <w:rFonts w:eastAsiaTheme="minorEastAsia"/>
                <w:lang w:eastAsia="en-GB"/>
              </w:rPr>
              <w:tab/>
            </w:r>
            <w:r w:rsidR="00586ABA" w:rsidRPr="005F19E3">
              <w:rPr>
                <w:rStyle w:val="Hyperlink"/>
              </w:rPr>
              <w:t>eDiscovery Position</w:t>
            </w:r>
            <w:r w:rsidR="00586ABA">
              <w:rPr>
                <w:webHidden/>
              </w:rPr>
              <w:tab/>
            </w:r>
            <w:r w:rsidR="00586ABA">
              <w:rPr>
                <w:webHidden/>
              </w:rPr>
              <w:fldChar w:fldCharType="begin"/>
            </w:r>
            <w:r w:rsidR="00586ABA">
              <w:rPr>
                <w:webHidden/>
              </w:rPr>
              <w:instrText xml:space="preserve"> PAGEREF _Toc64965016 \h </w:instrText>
            </w:r>
            <w:r w:rsidR="00586ABA">
              <w:rPr>
                <w:webHidden/>
              </w:rPr>
            </w:r>
            <w:r w:rsidR="00586ABA">
              <w:rPr>
                <w:webHidden/>
              </w:rPr>
              <w:fldChar w:fldCharType="separate"/>
            </w:r>
            <w:r w:rsidR="00586ABA">
              <w:rPr>
                <w:webHidden/>
              </w:rPr>
              <w:t>20</w:t>
            </w:r>
            <w:r w:rsidR="00586ABA">
              <w:rPr>
                <w:webHidden/>
              </w:rPr>
              <w:fldChar w:fldCharType="end"/>
            </w:r>
          </w:hyperlink>
        </w:p>
        <w:p w14:paraId="15C6FEDD" w14:textId="5DA1C425" w:rsidR="00586ABA" w:rsidRDefault="00226866">
          <w:pPr>
            <w:pStyle w:val="TOC3"/>
            <w:rPr>
              <w:rFonts w:eastAsiaTheme="minorEastAsia"/>
              <w:lang w:eastAsia="en-GB"/>
            </w:rPr>
          </w:pPr>
          <w:hyperlink w:anchor="_Toc64965017" w:history="1">
            <w:r w:rsidR="00586ABA" w:rsidRPr="005F19E3">
              <w:rPr>
                <w:rStyle w:val="Hyperlink"/>
              </w:rPr>
              <w:t>2.7.6</w:t>
            </w:r>
            <w:r w:rsidR="00586ABA">
              <w:rPr>
                <w:rFonts w:eastAsiaTheme="minorEastAsia"/>
                <w:lang w:eastAsia="en-GB"/>
              </w:rPr>
              <w:tab/>
            </w:r>
            <w:r w:rsidR="00586ABA" w:rsidRPr="005F19E3">
              <w:rPr>
                <w:rStyle w:val="Hyperlink"/>
              </w:rPr>
              <w:t>Medical Device Classification</w:t>
            </w:r>
            <w:r w:rsidR="00586ABA">
              <w:rPr>
                <w:webHidden/>
              </w:rPr>
              <w:tab/>
            </w:r>
            <w:r w:rsidR="00586ABA">
              <w:rPr>
                <w:webHidden/>
              </w:rPr>
              <w:fldChar w:fldCharType="begin"/>
            </w:r>
            <w:r w:rsidR="00586ABA">
              <w:rPr>
                <w:webHidden/>
              </w:rPr>
              <w:instrText xml:space="preserve"> PAGEREF _Toc64965017 \h </w:instrText>
            </w:r>
            <w:r w:rsidR="00586ABA">
              <w:rPr>
                <w:webHidden/>
              </w:rPr>
            </w:r>
            <w:r w:rsidR="00586ABA">
              <w:rPr>
                <w:webHidden/>
              </w:rPr>
              <w:fldChar w:fldCharType="separate"/>
            </w:r>
            <w:r w:rsidR="00586ABA">
              <w:rPr>
                <w:webHidden/>
              </w:rPr>
              <w:t>20</w:t>
            </w:r>
            <w:r w:rsidR="00586ABA">
              <w:rPr>
                <w:webHidden/>
              </w:rPr>
              <w:fldChar w:fldCharType="end"/>
            </w:r>
          </w:hyperlink>
        </w:p>
        <w:p w14:paraId="0E2C3429" w14:textId="59B9C7C8" w:rsidR="00586ABA" w:rsidRDefault="00226866">
          <w:pPr>
            <w:pStyle w:val="TOC3"/>
            <w:rPr>
              <w:rFonts w:eastAsiaTheme="minorEastAsia"/>
              <w:lang w:eastAsia="en-GB"/>
            </w:rPr>
          </w:pPr>
          <w:hyperlink w:anchor="_Toc64965018" w:history="1">
            <w:r w:rsidR="00586ABA" w:rsidRPr="005F19E3">
              <w:rPr>
                <w:rStyle w:val="Hyperlink"/>
              </w:rPr>
              <w:t>2.7.7</w:t>
            </w:r>
            <w:r w:rsidR="00586ABA">
              <w:rPr>
                <w:rFonts w:eastAsiaTheme="minorEastAsia"/>
                <w:lang w:eastAsia="en-GB"/>
              </w:rPr>
              <w:tab/>
            </w:r>
            <w:r w:rsidR="00586ABA" w:rsidRPr="005F19E3">
              <w:rPr>
                <w:rStyle w:val="Hyperlink"/>
              </w:rPr>
              <w:t>Other Applicable Regulations</w:t>
            </w:r>
            <w:r w:rsidR="00586ABA">
              <w:rPr>
                <w:webHidden/>
              </w:rPr>
              <w:tab/>
            </w:r>
            <w:r w:rsidR="00586ABA">
              <w:rPr>
                <w:webHidden/>
              </w:rPr>
              <w:fldChar w:fldCharType="begin"/>
            </w:r>
            <w:r w:rsidR="00586ABA">
              <w:rPr>
                <w:webHidden/>
              </w:rPr>
              <w:instrText xml:space="preserve"> PAGEREF _Toc64965018 \h </w:instrText>
            </w:r>
            <w:r w:rsidR="00586ABA">
              <w:rPr>
                <w:webHidden/>
              </w:rPr>
            </w:r>
            <w:r w:rsidR="00586ABA">
              <w:rPr>
                <w:webHidden/>
              </w:rPr>
              <w:fldChar w:fldCharType="separate"/>
            </w:r>
            <w:r w:rsidR="00586ABA">
              <w:rPr>
                <w:webHidden/>
              </w:rPr>
              <w:t>21</w:t>
            </w:r>
            <w:r w:rsidR="00586ABA">
              <w:rPr>
                <w:webHidden/>
              </w:rPr>
              <w:fldChar w:fldCharType="end"/>
            </w:r>
          </w:hyperlink>
        </w:p>
        <w:p w14:paraId="50D9D47F" w14:textId="037DCF6F" w:rsidR="00586ABA" w:rsidRDefault="00226866">
          <w:pPr>
            <w:pStyle w:val="TOC2"/>
            <w:rPr>
              <w:rFonts w:eastAsiaTheme="minorEastAsia"/>
              <w:b w:val="0"/>
              <w:lang w:eastAsia="en-GB"/>
            </w:rPr>
          </w:pPr>
          <w:hyperlink w:anchor="_Toc64965019" w:history="1">
            <w:r w:rsidR="00586ABA" w:rsidRPr="005F19E3">
              <w:rPr>
                <w:rStyle w:val="Hyperlink"/>
              </w:rPr>
              <w:t>2.8</w:t>
            </w:r>
            <w:r w:rsidR="00586ABA">
              <w:rPr>
                <w:rFonts w:eastAsiaTheme="minorEastAsia"/>
                <w:b w:val="0"/>
                <w:lang w:eastAsia="en-GB"/>
              </w:rPr>
              <w:tab/>
            </w:r>
            <w:r w:rsidR="00586ABA" w:rsidRPr="005F19E3">
              <w:rPr>
                <w:rStyle w:val="Hyperlink"/>
              </w:rPr>
              <w:t>Criticality Statement</w:t>
            </w:r>
            <w:r w:rsidR="00586ABA">
              <w:rPr>
                <w:webHidden/>
              </w:rPr>
              <w:tab/>
            </w:r>
            <w:r w:rsidR="00586ABA">
              <w:rPr>
                <w:webHidden/>
              </w:rPr>
              <w:fldChar w:fldCharType="begin"/>
            </w:r>
            <w:r w:rsidR="00586ABA">
              <w:rPr>
                <w:webHidden/>
              </w:rPr>
              <w:instrText xml:space="preserve"> PAGEREF _Toc64965019 \h </w:instrText>
            </w:r>
            <w:r w:rsidR="00586ABA">
              <w:rPr>
                <w:webHidden/>
              </w:rPr>
            </w:r>
            <w:r w:rsidR="00586ABA">
              <w:rPr>
                <w:webHidden/>
              </w:rPr>
              <w:fldChar w:fldCharType="separate"/>
            </w:r>
            <w:r w:rsidR="00586ABA">
              <w:rPr>
                <w:webHidden/>
              </w:rPr>
              <w:t>21</w:t>
            </w:r>
            <w:r w:rsidR="00586ABA">
              <w:rPr>
                <w:webHidden/>
              </w:rPr>
              <w:fldChar w:fldCharType="end"/>
            </w:r>
          </w:hyperlink>
        </w:p>
        <w:p w14:paraId="4FB9F08A" w14:textId="072B1C4A" w:rsidR="00586ABA" w:rsidRDefault="00226866">
          <w:pPr>
            <w:pStyle w:val="TOC2"/>
            <w:rPr>
              <w:rFonts w:eastAsiaTheme="minorEastAsia"/>
              <w:b w:val="0"/>
              <w:lang w:eastAsia="en-GB"/>
            </w:rPr>
          </w:pPr>
          <w:hyperlink w:anchor="_Toc64965020" w:history="1">
            <w:r w:rsidR="00586ABA" w:rsidRPr="005F19E3">
              <w:rPr>
                <w:rStyle w:val="Hyperlink"/>
              </w:rPr>
              <w:t>2.9</w:t>
            </w:r>
            <w:r w:rsidR="00586ABA">
              <w:rPr>
                <w:rFonts w:eastAsiaTheme="minorEastAsia"/>
                <w:b w:val="0"/>
                <w:lang w:eastAsia="en-GB"/>
              </w:rPr>
              <w:tab/>
            </w:r>
            <w:r w:rsidR="00586ABA" w:rsidRPr="005F19E3">
              <w:rPr>
                <w:rStyle w:val="Hyperlink"/>
              </w:rPr>
              <w:t>Resiliency Statement</w:t>
            </w:r>
            <w:r w:rsidR="00586ABA">
              <w:rPr>
                <w:webHidden/>
              </w:rPr>
              <w:tab/>
            </w:r>
            <w:r w:rsidR="00586ABA">
              <w:rPr>
                <w:webHidden/>
              </w:rPr>
              <w:fldChar w:fldCharType="begin"/>
            </w:r>
            <w:r w:rsidR="00586ABA">
              <w:rPr>
                <w:webHidden/>
              </w:rPr>
              <w:instrText xml:space="preserve"> PAGEREF _Toc64965020 \h </w:instrText>
            </w:r>
            <w:r w:rsidR="00586ABA">
              <w:rPr>
                <w:webHidden/>
              </w:rPr>
            </w:r>
            <w:r w:rsidR="00586ABA">
              <w:rPr>
                <w:webHidden/>
              </w:rPr>
              <w:fldChar w:fldCharType="separate"/>
            </w:r>
            <w:r w:rsidR="00586ABA">
              <w:rPr>
                <w:webHidden/>
              </w:rPr>
              <w:t>22</w:t>
            </w:r>
            <w:r w:rsidR="00586ABA">
              <w:rPr>
                <w:webHidden/>
              </w:rPr>
              <w:fldChar w:fldCharType="end"/>
            </w:r>
          </w:hyperlink>
        </w:p>
        <w:p w14:paraId="2B4DC742" w14:textId="4186DA00" w:rsidR="00586ABA" w:rsidRDefault="00226866">
          <w:pPr>
            <w:pStyle w:val="TOC2"/>
            <w:rPr>
              <w:rFonts w:eastAsiaTheme="minorEastAsia"/>
              <w:b w:val="0"/>
              <w:lang w:eastAsia="en-GB"/>
            </w:rPr>
          </w:pPr>
          <w:hyperlink w:anchor="_Toc64965021" w:history="1">
            <w:r w:rsidR="00586ABA" w:rsidRPr="005F19E3">
              <w:rPr>
                <w:rStyle w:val="Hyperlink"/>
              </w:rPr>
              <w:t>2.10</w:t>
            </w:r>
            <w:r w:rsidR="00586ABA">
              <w:rPr>
                <w:rFonts w:eastAsiaTheme="minorEastAsia"/>
                <w:b w:val="0"/>
                <w:lang w:eastAsia="en-GB"/>
              </w:rPr>
              <w:tab/>
            </w:r>
            <w:r w:rsidR="00586ABA" w:rsidRPr="005F19E3">
              <w:rPr>
                <w:rStyle w:val="Hyperlink"/>
              </w:rPr>
              <w:t>Externalisation Statement</w:t>
            </w:r>
            <w:r w:rsidR="00586ABA">
              <w:rPr>
                <w:webHidden/>
              </w:rPr>
              <w:tab/>
            </w:r>
            <w:r w:rsidR="00586ABA">
              <w:rPr>
                <w:webHidden/>
              </w:rPr>
              <w:fldChar w:fldCharType="begin"/>
            </w:r>
            <w:r w:rsidR="00586ABA">
              <w:rPr>
                <w:webHidden/>
              </w:rPr>
              <w:instrText xml:space="preserve"> PAGEREF _Toc64965021 \h </w:instrText>
            </w:r>
            <w:r w:rsidR="00586ABA">
              <w:rPr>
                <w:webHidden/>
              </w:rPr>
            </w:r>
            <w:r w:rsidR="00586ABA">
              <w:rPr>
                <w:webHidden/>
              </w:rPr>
              <w:fldChar w:fldCharType="separate"/>
            </w:r>
            <w:r w:rsidR="00586ABA">
              <w:rPr>
                <w:webHidden/>
              </w:rPr>
              <w:t>23</w:t>
            </w:r>
            <w:r w:rsidR="00586ABA">
              <w:rPr>
                <w:webHidden/>
              </w:rPr>
              <w:fldChar w:fldCharType="end"/>
            </w:r>
          </w:hyperlink>
        </w:p>
        <w:p w14:paraId="61E202BF" w14:textId="2E2E18C0" w:rsidR="00586ABA" w:rsidRDefault="00226866">
          <w:pPr>
            <w:pStyle w:val="TOC1"/>
            <w:tabs>
              <w:tab w:val="left" w:pos="440"/>
              <w:tab w:val="right" w:leader="dot" w:pos="9060"/>
            </w:tabs>
            <w:rPr>
              <w:rFonts w:eastAsiaTheme="minorEastAsia"/>
              <w:noProof/>
              <w:lang w:eastAsia="en-GB"/>
            </w:rPr>
          </w:pPr>
          <w:hyperlink w:anchor="_Toc64965022" w:history="1">
            <w:r w:rsidR="00586ABA" w:rsidRPr="005F19E3">
              <w:rPr>
                <w:rStyle w:val="Hyperlink"/>
                <w:noProof/>
              </w:rPr>
              <w:t>3</w:t>
            </w:r>
            <w:r w:rsidR="00586ABA">
              <w:rPr>
                <w:rFonts w:eastAsiaTheme="minorEastAsia"/>
                <w:noProof/>
                <w:lang w:eastAsia="en-GB"/>
              </w:rPr>
              <w:tab/>
            </w:r>
            <w:r w:rsidR="00586ABA" w:rsidRPr="005F19E3">
              <w:rPr>
                <w:rStyle w:val="Hyperlink"/>
                <w:noProof/>
              </w:rPr>
              <w:t>Architecture Alignment</w:t>
            </w:r>
            <w:r w:rsidR="00586ABA">
              <w:rPr>
                <w:noProof/>
                <w:webHidden/>
              </w:rPr>
              <w:tab/>
            </w:r>
            <w:r w:rsidR="00586ABA">
              <w:rPr>
                <w:noProof/>
                <w:webHidden/>
              </w:rPr>
              <w:fldChar w:fldCharType="begin"/>
            </w:r>
            <w:r w:rsidR="00586ABA">
              <w:rPr>
                <w:noProof/>
                <w:webHidden/>
              </w:rPr>
              <w:instrText xml:space="preserve"> PAGEREF _Toc64965022 \h </w:instrText>
            </w:r>
            <w:r w:rsidR="00586ABA">
              <w:rPr>
                <w:noProof/>
                <w:webHidden/>
              </w:rPr>
            </w:r>
            <w:r w:rsidR="00586ABA">
              <w:rPr>
                <w:noProof/>
                <w:webHidden/>
              </w:rPr>
              <w:fldChar w:fldCharType="separate"/>
            </w:r>
            <w:r w:rsidR="00586ABA">
              <w:rPr>
                <w:noProof/>
                <w:webHidden/>
              </w:rPr>
              <w:t>24</w:t>
            </w:r>
            <w:r w:rsidR="00586ABA">
              <w:rPr>
                <w:noProof/>
                <w:webHidden/>
              </w:rPr>
              <w:fldChar w:fldCharType="end"/>
            </w:r>
          </w:hyperlink>
        </w:p>
        <w:p w14:paraId="36903613" w14:textId="7394E778" w:rsidR="00586ABA" w:rsidRDefault="00226866">
          <w:pPr>
            <w:pStyle w:val="TOC2"/>
            <w:rPr>
              <w:rFonts w:eastAsiaTheme="minorEastAsia"/>
              <w:b w:val="0"/>
              <w:lang w:eastAsia="en-GB"/>
            </w:rPr>
          </w:pPr>
          <w:hyperlink w:anchor="_Toc64965023" w:history="1">
            <w:r w:rsidR="00586ABA" w:rsidRPr="005F19E3">
              <w:rPr>
                <w:rStyle w:val="Hyperlink"/>
              </w:rPr>
              <w:t>3.1</w:t>
            </w:r>
            <w:r w:rsidR="00586ABA">
              <w:rPr>
                <w:rFonts w:eastAsiaTheme="minorEastAsia"/>
                <w:b w:val="0"/>
                <w:lang w:eastAsia="en-GB"/>
              </w:rPr>
              <w:tab/>
            </w:r>
            <w:r w:rsidR="00586ABA" w:rsidRPr="005F19E3">
              <w:rPr>
                <w:rStyle w:val="Hyperlink"/>
              </w:rPr>
              <w:t>Alignment to EA Principles</w:t>
            </w:r>
            <w:r w:rsidR="00586ABA">
              <w:rPr>
                <w:webHidden/>
              </w:rPr>
              <w:tab/>
            </w:r>
            <w:r w:rsidR="00586ABA">
              <w:rPr>
                <w:webHidden/>
              </w:rPr>
              <w:fldChar w:fldCharType="begin"/>
            </w:r>
            <w:r w:rsidR="00586ABA">
              <w:rPr>
                <w:webHidden/>
              </w:rPr>
              <w:instrText xml:space="preserve"> PAGEREF _Toc64965023 \h </w:instrText>
            </w:r>
            <w:r w:rsidR="00586ABA">
              <w:rPr>
                <w:webHidden/>
              </w:rPr>
            </w:r>
            <w:r w:rsidR="00586ABA">
              <w:rPr>
                <w:webHidden/>
              </w:rPr>
              <w:fldChar w:fldCharType="separate"/>
            </w:r>
            <w:r w:rsidR="00586ABA">
              <w:rPr>
                <w:webHidden/>
              </w:rPr>
              <w:t>24</w:t>
            </w:r>
            <w:r w:rsidR="00586ABA">
              <w:rPr>
                <w:webHidden/>
              </w:rPr>
              <w:fldChar w:fldCharType="end"/>
            </w:r>
          </w:hyperlink>
        </w:p>
        <w:p w14:paraId="557744D4" w14:textId="27AF4D73" w:rsidR="00586ABA" w:rsidRDefault="00226866">
          <w:pPr>
            <w:pStyle w:val="TOC2"/>
            <w:rPr>
              <w:rFonts w:eastAsiaTheme="minorEastAsia"/>
              <w:b w:val="0"/>
              <w:lang w:eastAsia="en-GB"/>
            </w:rPr>
          </w:pPr>
          <w:hyperlink w:anchor="_Toc64965024" w:history="1">
            <w:r w:rsidR="00586ABA" w:rsidRPr="005F19E3">
              <w:rPr>
                <w:rStyle w:val="Hyperlink"/>
              </w:rPr>
              <w:t>3.2</w:t>
            </w:r>
            <w:r w:rsidR="00586ABA">
              <w:rPr>
                <w:rFonts w:eastAsiaTheme="minorEastAsia"/>
                <w:b w:val="0"/>
                <w:lang w:eastAsia="en-GB"/>
              </w:rPr>
              <w:tab/>
            </w:r>
            <w:r w:rsidR="00586ABA" w:rsidRPr="005F19E3">
              <w:rPr>
                <w:rStyle w:val="Hyperlink"/>
              </w:rPr>
              <w:t>Alignment to Strategies and Roadmaps</w:t>
            </w:r>
            <w:r w:rsidR="00586ABA">
              <w:rPr>
                <w:webHidden/>
              </w:rPr>
              <w:tab/>
            </w:r>
            <w:r w:rsidR="00586ABA">
              <w:rPr>
                <w:webHidden/>
              </w:rPr>
              <w:fldChar w:fldCharType="begin"/>
            </w:r>
            <w:r w:rsidR="00586ABA">
              <w:rPr>
                <w:webHidden/>
              </w:rPr>
              <w:instrText xml:space="preserve"> PAGEREF _Toc64965024 \h </w:instrText>
            </w:r>
            <w:r w:rsidR="00586ABA">
              <w:rPr>
                <w:webHidden/>
              </w:rPr>
            </w:r>
            <w:r w:rsidR="00586ABA">
              <w:rPr>
                <w:webHidden/>
              </w:rPr>
              <w:fldChar w:fldCharType="separate"/>
            </w:r>
            <w:r w:rsidR="00586ABA">
              <w:rPr>
                <w:webHidden/>
              </w:rPr>
              <w:t>25</w:t>
            </w:r>
            <w:r w:rsidR="00586ABA">
              <w:rPr>
                <w:webHidden/>
              </w:rPr>
              <w:fldChar w:fldCharType="end"/>
            </w:r>
          </w:hyperlink>
        </w:p>
        <w:p w14:paraId="5B984F42" w14:textId="567BE86C" w:rsidR="00586ABA" w:rsidRDefault="00226866">
          <w:pPr>
            <w:pStyle w:val="TOC2"/>
            <w:rPr>
              <w:rFonts w:eastAsiaTheme="minorEastAsia"/>
              <w:b w:val="0"/>
              <w:lang w:eastAsia="en-GB"/>
            </w:rPr>
          </w:pPr>
          <w:hyperlink w:anchor="_Toc64965025" w:history="1">
            <w:r w:rsidR="00586ABA" w:rsidRPr="005F19E3">
              <w:rPr>
                <w:rStyle w:val="Hyperlink"/>
              </w:rPr>
              <w:t>3.3</w:t>
            </w:r>
            <w:r w:rsidR="00586ABA">
              <w:rPr>
                <w:rFonts w:eastAsiaTheme="minorEastAsia"/>
                <w:b w:val="0"/>
                <w:lang w:eastAsia="en-GB"/>
              </w:rPr>
              <w:tab/>
            </w:r>
            <w:r w:rsidR="00586ABA" w:rsidRPr="005F19E3">
              <w:rPr>
                <w:rStyle w:val="Hyperlink"/>
              </w:rPr>
              <w:t>Alignment to Standards and Reference Architectures</w:t>
            </w:r>
            <w:r w:rsidR="00586ABA">
              <w:rPr>
                <w:webHidden/>
              </w:rPr>
              <w:tab/>
            </w:r>
            <w:r w:rsidR="00586ABA">
              <w:rPr>
                <w:webHidden/>
              </w:rPr>
              <w:fldChar w:fldCharType="begin"/>
            </w:r>
            <w:r w:rsidR="00586ABA">
              <w:rPr>
                <w:webHidden/>
              </w:rPr>
              <w:instrText xml:space="preserve"> PAGEREF _Toc64965025 \h </w:instrText>
            </w:r>
            <w:r w:rsidR="00586ABA">
              <w:rPr>
                <w:webHidden/>
              </w:rPr>
            </w:r>
            <w:r w:rsidR="00586ABA">
              <w:rPr>
                <w:webHidden/>
              </w:rPr>
              <w:fldChar w:fldCharType="separate"/>
            </w:r>
            <w:r w:rsidR="00586ABA">
              <w:rPr>
                <w:webHidden/>
              </w:rPr>
              <w:t>26</w:t>
            </w:r>
            <w:r w:rsidR="00586ABA">
              <w:rPr>
                <w:webHidden/>
              </w:rPr>
              <w:fldChar w:fldCharType="end"/>
            </w:r>
          </w:hyperlink>
        </w:p>
        <w:p w14:paraId="7D25736F" w14:textId="08A68352" w:rsidR="00586ABA" w:rsidRDefault="00226866">
          <w:pPr>
            <w:pStyle w:val="TOC2"/>
            <w:rPr>
              <w:rFonts w:eastAsiaTheme="minorEastAsia"/>
              <w:b w:val="0"/>
              <w:lang w:eastAsia="en-GB"/>
            </w:rPr>
          </w:pPr>
          <w:hyperlink w:anchor="_Toc64965026" w:history="1">
            <w:r w:rsidR="00586ABA" w:rsidRPr="005F19E3">
              <w:rPr>
                <w:rStyle w:val="Hyperlink"/>
              </w:rPr>
              <w:t>3.4</w:t>
            </w:r>
            <w:r w:rsidR="00586ABA">
              <w:rPr>
                <w:rFonts w:eastAsiaTheme="minorEastAsia"/>
                <w:b w:val="0"/>
                <w:lang w:eastAsia="en-GB"/>
              </w:rPr>
              <w:tab/>
            </w:r>
            <w:r w:rsidR="00586ABA" w:rsidRPr="005F19E3">
              <w:rPr>
                <w:rStyle w:val="Hyperlink"/>
              </w:rPr>
              <w:t>Development and Delivery Model</w:t>
            </w:r>
            <w:r w:rsidR="00586ABA">
              <w:rPr>
                <w:webHidden/>
              </w:rPr>
              <w:tab/>
            </w:r>
            <w:r w:rsidR="00586ABA">
              <w:rPr>
                <w:webHidden/>
              </w:rPr>
              <w:fldChar w:fldCharType="begin"/>
            </w:r>
            <w:r w:rsidR="00586ABA">
              <w:rPr>
                <w:webHidden/>
              </w:rPr>
              <w:instrText xml:space="preserve"> PAGEREF _Toc64965026 \h </w:instrText>
            </w:r>
            <w:r w:rsidR="00586ABA">
              <w:rPr>
                <w:webHidden/>
              </w:rPr>
            </w:r>
            <w:r w:rsidR="00586ABA">
              <w:rPr>
                <w:webHidden/>
              </w:rPr>
              <w:fldChar w:fldCharType="separate"/>
            </w:r>
            <w:r w:rsidR="00586ABA">
              <w:rPr>
                <w:webHidden/>
              </w:rPr>
              <w:t>26</w:t>
            </w:r>
            <w:r w:rsidR="00586ABA">
              <w:rPr>
                <w:webHidden/>
              </w:rPr>
              <w:fldChar w:fldCharType="end"/>
            </w:r>
          </w:hyperlink>
        </w:p>
        <w:p w14:paraId="20CA6F13" w14:textId="6CD84043" w:rsidR="00586ABA" w:rsidRDefault="00226866">
          <w:pPr>
            <w:pStyle w:val="TOC3"/>
            <w:rPr>
              <w:rFonts w:eastAsiaTheme="minorEastAsia"/>
              <w:lang w:eastAsia="en-GB"/>
            </w:rPr>
          </w:pPr>
          <w:hyperlink w:anchor="_Toc64965027" w:history="1">
            <w:r w:rsidR="00586ABA" w:rsidRPr="005F19E3">
              <w:rPr>
                <w:rStyle w:val="Hyperlink"/>
              </w:rPr>
              <w:t>3.4.1</w:t>
            </w:r>
            <w:r w:rsidR="00586ABA">
              <w:rPr>
                <w:rFonts w:eastAsiaTheme="minorEastAsia"/>
                <w:lang w:eastAsia="en-GB"/>
              </w:rPr>
              <w:tab/>
            </w:r>
            <w:r w:rsidR="00586ABA" w:rsidRPr="005F19E3">
              <w:rPr>
                <w:rStyle w:val="Hyperlink"/>
              </w:rPr>
              <w:t>Development Lifecycle Model</w:t>
            </w:r>
            <w:r w:rsidR="00586ABA">
              <w:rPr>
                <w:webHidden/>
              </w:rPr>
              <w:tab/>
            </w:r>
            <w:r w:rsidR="00586ABA">
              <w:rPr>
                <w:webHidden/>
              </w:rPr>
              <w:fldChar w:fldCharType="begin"/>
            </w:r>
            <w:r w:rsidR="00586ABA">
              <w:rPr>
                <w:webHidden/>
              </w:rPr>
              <w:instrText xml:space="preserve"> PAGEREF _Toc64965027 \h </w:instrText>
            </w:r>
            <w:r w:rsidR="00586ABA">
              <w:rPr>
                <w:webHidden/>
              </w:rPr>
            </w:r>
            <w:r w:rsidR="00586ABA">
              <w:rPr>
                <w:webHidden/>
              </w:rPr>
              <w:fldChar w:fldCharType="separate"/>
            </w:r>
            <w:r w:rsidR="00586ABA">
              <w:rPr>
                <w:webHidden/>
              </w:rPr>
              <w:t>26</w:t>
            </w:r>
            <w:r w:rsidR="00586ABA">
              <w:rPr>
                <w:webHidden/>
              </w:rPr>
              <w:fldChar w:fldCharType="end"/>
            </w:r>
          </w:hyperlink>
        </w:p>
        <w:p w14:paraId="1113E839" w14:textId="758150F8" w:rsidR="00586ABA" w:rsidRDefault="00226866">
          <w:pPr>
            <w:pStyle w:val="TOC3"/>
            <w:rPr>
              <w:rFonts w:eastAsiaTheme="minorEastAsia"/>
              <w:lang w:eastAsia="en-GB"/>
            </w:rPr>
          </w:pPr>
          <w:hyperlink w:anchor="_Toc64965028" w:history="1">
            <w:r w:rsidR="00586ABA" w:rsidRPr="005F19E3">
              <w:rPr>
                <w:rStyle w:val="Hyperlink"/>
              </w:rPr>
              <w:t>3.4.2</w:t>
            </w:r>
            <w:r w:rsidR="00586ABA">
              <w:rPr>
                <w:rFonts w:eastAsiaTheme="minorEastAsia"/>
                <w:lang w:eastAsia="en-GB"/>
              </w:rPr>
              <w:tab/>
            </w:r>
            <w:r w:rsidR="00586ABA" w:rsidRPr="005F19E3">
              <w:rPr>
                <w:rStyle w:val="Hyperlink"/>
              </w:rPr>
              <w:t>Development Model</w:t>
            </w:r>
            <w:r w:rsidR="00586ABA">
              <w:rPr>
                <w:webHidden/>
              </w:rPr>
              <w:tab/>
            </w:r>
            <w:r w:rsidR="00586ABA">
              <w:rPr>
                <w:webHidden/>
              </w:rPr>
              <w:fldChar w:fldCharType="begin"/>
            </w:r>
            <w:r w:rsidR="00586ABA">
              <w:rPr>
                <w:webHidden/>
              </w:rPr>
              <w:instrText xml:space="preserve"> PAGEREF _Toc64965028 \h </w:instrText>
            </w:r>
            <w:r w:rsidR="00586ABA">
              <w:rPr>
                <w:webHidden/>
              </w:rPr>
            </w:r>
            <w:r w:rsidR="00586ABA">
              <w:rPr>
                <w:webHidden/>
              </w:rPr>
              <w:fldChar w:fldCharType="separate"/>
            </w:r>
            <w:r w:rsidR="00586ABA">
              <w:rPr>
                <w:webHidden/>
              </w:rPr>
              <w:t>27</w:t>
            </w:r>
            <w:r w:rsidR="00586ABA">
              <w:rPr>
                <w:webHidden/>
              </w:rPr>
              <w:fldChar w:fldCharType="end"/>
            </w:r>
          </w:hyperlink>
        </w:p>
        <w:p w14:paraId="43C08EA6" w14:textId="5A6F497F" w:rsidR="00586ABA" w:rsidRDefault="00226866">
          <w:pPr>
            <w:pStyle w:val="TOC3"/>
            <w:rPr>
              <w:rFonts w:eastAsiaTheme="minorEastAsia"/>
              <w:lang w:eastAsia="en-GB"/>
            </w:rPr>
          </w:pPr>
          <w:hyperlink w:anchor="_Toc64965029" w:history="1">
            <w:r w:rsidR="00586ABA" w:rsidRPr="005F19E3">
              <w:rPr>
                <w:rStyle w:val="Hyperlink"/>
              </w:rPr>
              <w:t>3.4.3</w:t>
            </w:r>
            <w:r w:rsidR="00586ABA">
              <w:rPr>
                <w:rFonts w:eastAsiaTheme="minorEastAsia"/>
                <w:lang w:eastAsia="en-GB"/>
              </w:rPr>
              <w:tab/>
            </w:r>
            <w:r w:rsidR="00586ABA" w:rsidRPr="005F19E3">
              <w:rPr>
                <w:rStyle w:val="Hyperlink"/>
              </w:rPr>
              <w:t>Delivery Model</w:t>
            </w:r>
            <w:r w:rsidR="00586ABA">
              <w:rPr>
                <w:webHidden/>
              </w:rPr>
              <w:tab/>
            </w:r>
            <w:r w:rsidR="00586ABA">
              <w:rPr>
                <w:webHidden/>
              </w:rPr>
              <w:fldChar w:fldCharType="begin"/>
            </w:r>
            <w:r w:rsidR="00586ABA">
              <w:rPr>
                <w:webHidden/>
              </w:rPr>
              <w:instrText xml:space="preserve"> PAGEREF _Toc64965029 \h </w:instrText>
            </w:r>
            <w:r w:rsidR="00586ABA">
              <w:rPr>
                <w:webHidden/>
              </w:rPr>
            </w:r>
            <w:r w:rsidR="00586ABA">
              <w:rPr>
                <w:webHidden/>
              </w:rPr>
              <w:fldChar w:fldCharType="separate"/>
            </w:r>
            <w:r w:rsidR="00586ABA">
              <w:rPr>
                <w:webHidden/>
              </w:rPr>
              <w:t>27</w:t>
            </w:r>
            <w:r w:rsidR="00586ABA">
              <w:rPr>
                <w:webHidden/>
              </w:rPr>
              <w:fldChar w:fldCharType="end"/>
            </w:r>
          </w:hyperlink>
        </w:p>
        <w:p w14:paraId="4D2D5C22" w14:textId="33A36A65" w:rsidR="00586ABA" w:rsidRDefault="00226866">
          <w:pPr>
            <w:pStyle w:val="TOC1"/>
            <w:tabs>
              <w:tab w:val="left" w:pos="440"/>
              <w:tab w:val="right" w:leader="dot" w:pos="9060"/>
            </w:tabs>
            <w:rPr>
              <w:rFonts w:eastAsiaTheme="minorEastAsia"/>
              <w:noProof/>
              <w:lang w:eastAsia="en-GB"/>
            </w:rPr>
          </w:pPr>
          <w:hyperlink w:anchor="_Toc64965030" w:history="1">
            <w:r w:rsidR="00586ABA" w:rsidRPr="005F19E3">
              <w:rPr>
                <w:rStyle w:val="Hyperlink"/>
                <w:noProof/>
              </w:rPr>
              <w:t>4</w:t>
            </w:r>
            <w:r w:rsidR="00586ABA">
              <w:rPr>
                <w:rFonts w:eastAsiaTheme="minorEastAsia"/>
                <w:noProof/>
                <w:lang w:eastAsia="en-GB"/>
              </w:rPr>
              <w:tab/>
            </w:r>
            <w:r w:rsidR="00586ABA" w:rsidRPr="005F19E3">
              <w:rPr>
                <w:rStyle w:val="Hyperlink"/>
                <w:noProof/>
              </w:rPr>
              <w:t>Solution Architecture</w:t>
            </w:r>
            <w:r w:rsidR="00586ABA">
              <w:rPr>
                <w:noProof/>
                <w:webHidden/>
              </w:rPr>
              <w:tab/>
            </w:r>
            <w:r w:rsidR="00586ABA">
              <w:rPr>
                <w:noProof/>
                <w:webHidden/>
              </w:rPr>
              <w:fldChar w:fldCharType="begin"/>
            </w:r>
            <w:r w:rsidR="00586ABA">
              <w:rPr>
                <w:noProof/>
                <w:webHidden/>
              </w:rPr>
              <w:instrText xml:space="preserve"> PAGEREF _Toc64965030 \h </w:instrText>
            </w:r>
            <w:r w:rsidR="00586ABA">
              <w:rPr>
                <w:noProof/>
                <w:webHidden/>
              </w:rPr>
            </w:r>
            <w:r w:rsidR="00586ABA">
              <w:rPr>
                <w:noProof/>
                <w:webHidden/>
              </w:rPr>
              <w:fldChar w:fldCharType="separate"/>
            </w:r>
            <w:r w:rsidR="00586ABA">
              <w:rPr>
                <w:noProof/>
                <w:webHidden/>
              </w:rPr>
              <w:t>29</w:t>
            </w:r>
            <w:r w:rsidR="00586ABA">
              <w:rPr>
                <w:noProof/>
                <w:webHidden/>
              </w:rPr>
              <w:fldChar w:fldCharType="end"/>
            </w:r>
          </w:hyperlink>
        </w:p>
        <w:p w14:paraId="6034586B" w14:textId="061C9D43" w:rsidR="00586ABA" w:rsidRDefault="00226866">
          <w:pPr>
            <w:pStyle w:val="TOC2"/>
            <w:rPr>
              <w:rFonts w:eastAsiaTheme="minorEastAsia"/>
              <w:b w:val="0"/>
              <w:lang w:eastAsia="en-GB"/>
            </w:rPr>
          </w:pPr>
          <w:hyperlink w:anchor="_Toc64965031" w:history="1">
            <w:r w:rsidR="00586ABA" w:rsidRPr="005F19E3">
              <w:rPr>
                <w:rStyle w:val="Hyperlink"/>
              </w:rPr>
              <w:t>4.1</w:t>
            </w:r>
            <w:r w:rsidR="00586ABA">
              <w:rPr>
                <w:rFonts w:eastAsiaTheme="minorEastAsia"/>
                <w:b w:val="0"/>
                <w:lang w:eastAsia="en-GB"/>
              </w:rPr>
              <w:tab/>
            </w:r>
            <w:r w:rsidR="00586ABA" w:rsidRPr="005F19E3">
              <w:rPr>
                <w:rStyle w:val="Hyperlink"/>
              </w:rPr>
              <w:t>Conceptual and Logical Architecture</w:t>
            </w:r>
            <w:r w:rsidR="00586ABA">
              <w:rPr>
                <w:webHidden/>
              </w:rPr>
              <w:tab/>
            </w:r>
            <w:r w:rsidR="00586ABA">
              <w:rPr>
                <w:webHidden/>
              </w:rPr>
              <w:fldChar w:fldCharType="begin"/>
            </w:r>
            <w:r w:rsidR="00586ABA">
              <w:rPr>
                <w:webHidden/>
              </w:rPr>
              <w:instrText xml:space="preserve"> PAGEREF _Toc64965031 \h </w:instrText>
            </w:r>
            <w:r w:rsidR="00586ABA">
              <w:rPr>
                <w:webHidden/>
              </w:rPr>
            </w:r>
            <w:r w:rsidR="00586ABA">
              <w:rPr>
                <w:webHidden/>
              </w:rPr>
              <w:fldChar w:fldCharType="separate"/>
            </w:r>
            <w:r w:rsidR="00586ABA">
              <w:rPr>
                <w:webHidden/>
              </w:rPr>
              <w:t>29</w:t>
            </w:r>
            <w:r w:rsidR="00586ABA">
              <w:rPr>
                <w:webHidden/>
              </w:rPr>
              <w:fldChar w:fldCharType="end"/>
            </w:r>
          </w:hyperlink>
        </w:p>
        <w:p w14:paraId="5330F96E" w14:textId="2A35F04D" w:rsidR="00586ABA" w:rsidRDefault="00226866">
          <w:pPr>
            <w:pStyle w:val="TOC3"/>
            <w:rPr>
              <w:rFonts w:eastAsiaTheme="minorEastAsia"/>
              <w:lang w:eastAsia="en-GB"/>
            </w:rPr>
          </w:pPr>
          <w:hyperlink w:anchor="_Toc64965032" w:history="1">
            <w:r w:rsidR="00586ABA" w:rsidRPr="005F19E3">
              <w:rPr>
                <w:rStyle w:val="Hyperlink"/>
              </w:rPr>
              <w:t>4.1.1</w:t>
            </w:r>
            <w:r w:rsidR="00586ABA">
              <w:rPr>
                <w:rFonts w:eastAsiaTheme="minorEastAsia"/>
                <w:lang w:eastAsia="en-GB"/>
              </w:rPr>
              <w:tab/>
            </w:r>
            <w:r w:rsidR="00586ABA" w:rsidRPr="005F19E3">
              <w:rPr>
                <w:rStyle w:val="Hyperlink"/>
              </w:rPr>
              <w:t>Conceptual Solution Architecture</w:t>
            </w:r>
            <w:r w:rsidR="00586ABA">
              <w:rPr>
                <w:webHidden/>
              </w:rPr>
              <w:tab/>
            </w:r>
            <w:r w:rsidR="00586ABA">
              <w:rPr>
                <w:webHidden/>
              </w:rPr>
              <w:fldChar w:fldCharType="begin"/>
            </w:r>
            <w:r w:rsidR="00586ABA">
              <w:rPr>
                <w:webHidden/>
              </w:rPr>
              <w:instrText xml:space="preserve"> PAGEREF _Toc64965032 \h </w:instrText>
            </w:r>
            <w:r w:rsidR="00586ABA">
              <w:rPr>
                <w:webHidden/>
              </w:rPr>
            </w:r>
            <w:r w:rsidR="00586ABA">
              <w:rPr>
                <w:webHidden/>
              </w:rPr>
              <w:fldChar w:fldCharType="separate"/>
            </w:r>
            <w:r w:rsidR="00586ABA">
              <w:rPr>
                <w:webHidden/>
              </w:rPr>
              <w:t>29</w:t>
            </w:r>
            <w:r w:rsidR="00586ABA">
              <w:rPr>
                <w:webHidden/>
              </w:rPr>
              <w:fldChar w:fldCharType="end"/>
            </w:r>
          </w:hyperlink>
        </w:p>
        <w:p w14:paraId="18DDD4C5" w14:textId="2ED68994" w:rsidR="00586ABA" w:rsidRDefault="00226866">
          <w:pPr>
            <w:pStyle w:val="TOC3"/>
            <w:rPr>
              <w:rFonts w:eastAsiaTheme="minorEastAsia"/>
              <w:lang w:eastAsia="en-GB"/>
            </w:rPr>
          </w:pPr>
          <w:hyperlink w:anchor="_Toc64965033" w:history="1">
            <w:r w:rsidR="00586ABA" w:rsidRPr="005F19E3">
              <w:rPr>
                <w:rStyle w:val="Hyperlink"/>
              </w:rPr>
              <w:t>4.1.2</w:t>
            </w:r>
            <w:r w:rsidR="00586ABA">
              <w:rPr>
                <w:rFonts w:eastAsiaTheme="minorEastAsia"/>
                <w:lang w:eastAsia="en-GB"/>
              </w:rPr>
              <w:tab/>
            </w:r>
            <w:r w:rsidR="00586ABA" w:rsidRPr="005F19E3">
              <w:rPr>
                <w:rStyle w:val="Hyperlink"/>
              </w:rPr>
              <w:t>Logical Solution Architecture</w:t>
            </w:r>
            <w:r w:rsidR="00586ABA">
              <w:rPr>
                <w:webHidden/>
              </w:rPr>
              <w:tab/>
            </w:r>
            <w:r w:rsidR="00586ABA">
              <w:rPr>
                <w:webHidden/>
              </w:rPr>
              <w:fldChar w:fldCharType="begin"/>
            </w:r>
            <w:r w:rsidR="00586ABA">
              <w:rPr>
                <w:webHidden/>
              </w:rPr>
              <w:instrText xml:space="preserve"> PAGEREF _Toc64965033 \h </w:instrText>
            </w:r>
            <w:r w:rsidR="00586ABA">
              <w:rPr>
                <w:webHidden/>
              </w:rPr>
            </w:r>
            <w:r w:rsidR="00586ABA">
              <w:rPr>
                <w:webHidden/>
              </w:rPr>
              <w:fldChar w:fldCharType="separate"/>
            </w:r>
            <w:r w:rsidR="00586ABA">
              <w:rPr>
                <w:webHidden/>
              </w:rPr>
              <w:t>31</w:t>
            </w:r>
            <w:r w:rsidR="00586ABA">
              <w:rPr>
                <w:webHidden/>
              </w:rPr>
              <w:fldChar w:fldCharType="end"/>
            </w:r>
          </w:hyperlink>
        </w:p>
        <w:p w14:paraId="11383AF3" w14:textId="0E99A202" w:rsidR="00586ABA" w:rsidRDefault="00226866">
          <w:pPr>
            <w:pStyle w:val="TOC2"/>
            <w:rPr>
              <w:rFonts w:eastAsiaTheme="minorEastAsia"/>
              <w:b w:val="0"/>
              <w:lang w:eastAsia="en-GB"/>
            </w:rPr>
          </w:pPr>
          <w:hyperlink w:anchor="_Toc64965034" w:history="1">
            <w:r w:rsidR="00586ABA" w:rsidRPr="005F19E3">
              <w:rPr>
                <w:rStyle w:val="Hyperlink"/>
              </w:rPr>
              <w:t>4.2</w:t>
            </w:r>
            <w:r w:rsidR="00586ABA">
              <w:rPr>
                <w:rFonts w:eastAsiaTheme="minorEastAsia"/>
                <w:b w:val="0"/>
                <w:lang w:eastAsia="en-GB"/>
              </w:rPr>
              <w:tab/>
            </w:r>
            <w:r w:rsidR="00586ABA" w:rsidRPr="005F19E3">
              <w:rPr>
                <w:rStyle w:val="Hyperlink"/>
              </w:rPr>
              <w:t>Technical Solution Architecture</w:t>
            </w:r>
            <w:r w:rsidR="00586ABA">
              <w:rPr>
                <w:webHidden/>
              </w:rPr>
              <w:tab/>
            </w:r>
            <w:r w:rsidR="00586ABA">
              <w:rPr>
                <w:webHidden/>
              </w:rPr>
              <w:fldChar w:fldCharType="begin"/>
            </w:r>
            <w:r w:rsidR="00586ABA">
              <w:rPr>
                <w:webHidden/>
              </w:rPr>
              <w:instrText xml:space="preserve"> PAGEREF _Toc64965034 \h </w:instrText>
            </w:r>
            <w:r w:rsidR="00586ABA">
              <w:rPr>
                <w:webHidden/>
              </w:rPr>
            </w:r>
            <w:r w:rsidR="00586ABA">
              <w:rPr>
                <w:webHidden/>
              </w:rPr>
              <w:fldChar w:fldCharType="separate"/>
            </w:r>
            <w:r w:rsidR="00586ABA">
              <w:rPr>
                <w:webHidden/>
              </w:rPr>
              <w:t>33</w:t>
            </w:r>
            <w:r w:rsidR="00586ABA">
              <w:rPr>
                <w:webHidden/>
              </w:rPr>
              <w:fldChar w:fldCharType="end"/>
            </w:r>
          </w:hyperlink>
        </w:p>
        <w:p w14:paraId="353A244A" w14:textId="0B2C092A" w:rsidR="00586ABA" w:rsidRDefault="00226866">
          <w:pPr>
            <w:pStyle w:val="TOC3"/>
            <w:rPr>
              <w:rFonts w:eastAsiaTheme="minorEastAsia"/>
              <w:lang w:eastAsia="en-GB"/>
            </w:rPr>
          </w:pPr>
          <w:hyperlink w:anchor="_Toc64965035" w:history="1">
            <w:r w:rsidR="00586ABA" w:rsidRPr="005F19E3">
              <w:rPr>
                <w:rStyle w:val="Hyperlink"/>
              </w:rPr>
              <w:t>4.2.1</w:t>
            </w:r>
            <w:r w:rsidR="00586ABA">
              <w:rPr>
                <w:rFonts w:eastAsiaTheme="minorEastAsia"/>
                <w:lang w:eastAsia="en-GB"/>
              </w:rPr>
              <w:tab/>
            </w:r>
            <w:r w:rsidR="00586ABA" w:rsidRPr="005F19E3">
              <w:rPr>
                <w:rStyle w:val="Hyperlink"/>
              </w:rPr>
              <w:t>Solution Technologies and Lifecycle Status</w:t>
            </w:r>
            <w:r w:rsidR="00586ABA">
              <w:rPr>
                <w:webHidden/>
              </w:rPr>
              <w:tab/>
            </w:r>
            <w:r w:rsidR="00586ABA">
              <w:rPr>
                <w:webHidden/>
              </w:rPr>
              <w:fldChar w:fldCharType="begin"/>
            </w:r>
            <w:r w:rsidR="00586ABA">
              <w:rPr>
                <w:webHidden/>
              </w:rPr>
              <w:instrText xml:space="preserve"> PAGEREF _Toc64965035 \h </w:instrText>
            </w:r>
            <w:r w:rsidR="00586ABA">
              <w:rPr>
                <w:webHidden/>
              </w:rPr>
            </w:r>
            <w:r w:rsidR="00586ABA">
              <w:rPr>
                <w:webHidden/>
              </w:rPr>
              <w:fldChar w:fldCharType="separate"/>
            </w:r>
            <w:r w:rsidR="00586ABA">
              <w:rPr>
                <w:webHidden/>
              </w:rPr>
              <w:t>33</w:t>
            </w:r>
            <w:r w:rsidR="00586ABA">
              <w:rPr>
                <w:webHidden/>
              </w:rPr>
              <w:fldChar w:fldCharType="end"/>
            </w:r>
          </w:hyperlink>
        </w:p>
        <w:p w14:paraId="128F0493" w14:textId="58FE6791" w:rsidR="00586ABA" w:rsidRDefault="00226866">
          <w:pPr>
            <w:pStyle w:val="TOC3"/>
            <w:rPr>
              <w:rFonts w:eastAsiaTheme="minorEastAsia"/>
              <w:lang w:eastAsia="en-GB"/>
            </w:rPr>
          </w:pPr>
          <w:hyperlink w:anchor="_Toc64965036" w:history="1">
            <w:r w:rsidR="00586ABA" w:rsidRPr="005F19E3">
              <w:rPr>
                <w:rStyle w:val="Hyperlink"/>
              </w:rPr>
              <w:t>4.2.2</w:t>
            </w:r>
            <w:r w:rsidR="00586ABA">
              <w:rPr>
                <w:rFonts w:eastAsiaTheme="minorEastAsia"/>
                <w:lang w:eastAsia="en-GB"/>
              </w:rPr>
              <w:tab/>
            </w:r>
            <w:r w:rsidR="00586ABA" w:rsidRPr="005F19E3">
              <w:rPr>
                <w:rStyle w:val="Hyperlink"/>
              </w:rPr>
              <w:t>Enterprise Middleware Consumption Overview</w:t>
            </w:r>
            <w:r w:rsidR="00586ABA">
              <w:rPr>
                <w:webHidden/>
              </w:rPr>
              <w:tab/>
            </w:r>
            <w:r w:rsidR="00586ABA">
              <w:rPr>
                <w:webHidden/>
              </w:rPr>
              <w:fldChar w:fldCharType="begin"/>
            </w:r>
            <w:r w:rsidR="00586ABA">
              <w:rPr>
                <w:webHidden/>
              </w:rPr>
              <w:instrText xml:space="preserve"> PAGEREF _Toc64965036 \h </w:instrText>
            </w:r>
            <w:r w:rsidR="00586ABA">
              <w:rPr>
                <w:webHidden/>
              </w:rPr>
            </w:r>
            <w:r w:rsidR="00586ABA">
              <w:rPr>
                <w:webHidden/>
              </w:rPr>
              <w:fldChar w:fldCharType="separate"/>
            </w:r>
            <w:r w:rsidR="00586ABA">
              <w:rPr>
                <w:webHidden/>
              </w:rPr>
              <w:t>34</w:t>
            </w:r>
            <w:r w:rsidR="00586ABA">
              <w:rPr>
                <w:webHidden/>
              </w:rPr>
              <w:fldChar w:fldCharType="end"/>
            </w:r>
          </w:hyperlink>
        </w:p>
        <w:p w14:paraId="13AF3F24" w14:textId="4B5FE91F" w:rsidR="00586ABA" w:rsidRDefault="00226866">
          <w:pPr>
            <w:pStyle w:val="TOC3"/>
            <w:rPr>
              <w:rFonts w:eastAsiaTheme="minorEastAsia"/>
              <w:lang w:eastAsia="en-GB"/>
            </w:rPr>
          </w:pPr>
          <w:hyperlink w:anchor="_Toc64965037" w:history="1">
            <w:r w:rsidR="00586ABA" w:rsidRPr="005F19E3">
              <w:rPr>
                <w:rStyle w:val="Hyperlink"/>
              </w:rPr>
              <w:t>4.2.3</w:t>
            </w:r>
            <w:r w:rsidR="00586ABA">
              <w:rPr>
                <w:rFonts w:eastAsiaTheme="minorEastAsia"/>
                <w:lang w:eastAsia="en-GB"/>
              </w:rPr>
              <w:tab/>
            </w:r>
            <w:r w:rsidR="00586ABA" w:rsidRPr="005F19E3">
              <w:rPr>
                <w:rStyle w:val="Hyperlink"/>
              </w:rPr>
              <w:t>Communication Flow between components</w:t>
            </w:r>
            <w:r w:rsidR="00586ABA">
              <w:rPr>
                <w:webHidden/>
              </w:rPr>
              <w:tab/>
            </w:r>
            <w:r w:rsidR="00586ABA">
              <w:rPr>
                <w:webHidden/>
              </w:rPr>
              <w:fldChar w:fldCharType="begin"/>
            </w:r>
            <w:r w:rsidR="00586ABA">
              <w:rPr>
                <w:webHidden/>
              </w:rPr>
              <w:instrText xml:space="preserve"> PAGEREF _Toc64965037 \h </w:instrText>
            </w:r>
            <w:r w:rsidR="00586ABA">
              <w:rPr>
                <w:webHidden/>
              </w:rPr>
            </w:r>
            <w:r w:rsidR="00586ABA">
              <w:rPr>
                <w:webHidden/>
              </w:rPr>
              <w:fldChar w:fldCharType="separate"/>
            </w:r>
            <w:r w:rsidR="00586ABA">
              <w:rPr>
                <w:webHidden/>
              </w:rPr>
              <w:t>35</w:t>
            </w:r>
            <w:r w:rsidR="00586ABA">
              <w:rPr>
                <w:webHidden/>
              </w:rPr>
              <w:fldChar w:fldCharType="end"/>
            </w:r>
          </w:hyperlink>
        </w:p>
        <w:p w14:paraId="45160359" w14:textId="0D0229BC" w:rsidR="00586ABA" w:rsidRDefault="00226866">
          <w:pPr>
            <w:pStyle w:val="TOC3"/>
            <w:rPr>
              <w:rFonts w:eastAsiaTheme="minorEastAsia"/>
              <w:lang w:eastAsia="en-GB"/>
            </w:rPr>
          </w:pPr>
          <w:hyperlink w:anchor="_Toc64965038" w:history="1">
            <w:r w:rsidR="00586ABA" w:rsidRPr="005F19E3">
              <w:rPr>
                <w:rStyle w:val="Hyperlink"/>
              </w:rPr>
              <w:t>4.2.4</w:t>
            </w:r>
            <w:r w:rsidR="00586ABA">
              <w:rPr>
                <w:rFonts w:eastAsiaTheme="minorEastAsia"/>
                <w:lang w:eastAsia="en-GB"/>
              </w:rPr>
              <w:tab/>
            </w:r>
            <w:r w:rsidR="00586ABA" w:rsidRPr="005F19E3">
              <w:rPr>
                <w:rStyle w:val="Hyperlink"/>
              </w:rPr>
              <w:t>Software of Unknown Provenance (SOUP) / Software as a Medical Device (SaMD)</w:t>
            </w:r>
            <w:r w:rsidR="00586ABA">
              <w:rPr>
                <w:webHidden/>
              </w:rPr>
              <w:tab/>
            </w:r>
            <w:r w:rsidR="00586ABA">
              <w:rPr>
                <w:webHidden/>
              </w:rPr>
              <w:fldChar w:fldCharType="begin"/>
            </w:r>
            <w:r w:rsidR="00586ABA">
              <w:rPr>
                <w:webHidden/>
              </w:rPr>
              <w:instrText xml:space="preserve"> PAGEREF _Toc64965038 \h </w:instrText>
            </w:r>
            <w:r w:rsidR="00586ABA">
              <w:rPr>
                <w:webHidden/>
              </w:rPr>
            </w:r>
            <w:r w:rsidR="00586ABA">
              <w:rPr>
                <w:webHidden/>
              </w:rPr>
              <w:fldChar w:fldCharType="separate"/>
            </w:r>
            <w:r w:rsidR="00586ABA">
              <w:rPr>
                <w:webHidden/>
              </w:rPr>
              <w:t>35</w:t>
            </w:r>
            <w:r w:rsidR="00586ABA">
              <w:rPr>
                <w:webHidden/>
              </w:rPr>
              <w:fldChar w:fldCharType="end"/>
            </w:r>
          </w:hyperlink>
        </w:p>
        <w:p w14:paraId="788B3ACE" w14:textId="24B9F496" w:rsidR="00586ABA" w:rsidRDefault="00226866">
          <w:pPr>
            <w:pStyle w:val="TOC2"/>
            <w:rPr>
              <w:rFonts w:eastAsiaTheme="minorEastAsia"/>
              <w:b w:val="0"/>
              <w:lang w:eastAsia="en-GB"/>
            </w:rPr>
          </w:pPr>
          <w:hyperlink w:anchor="_Toc64965039" w:history="1">
            <w:r w:rsidR="00586ABA" w:rsidRPr="005F19E3">
              <w:rPr>
                <w:rStyle w:val="Hyperlink"/>
              </w:rPr>
              <w:t>4.3</w:t>
            </w:r>
            <w:r w:rsidR="00586ABA">
              <w:rPr>
                <w:rFonts w:eastAsiaTheme="minorEastAsia"/>
                <w:b w:val="0"/>
                <w:lang w:eastAsia="en-GB"/>
              </w:rPr>
              <w:tab/>
            </w:r>
            <w:r w:rsidR="00586ABA" w:rsidRPr="005F19E3">
              <w:rPr>
                <w:rStyle w:val="Hyperlink"/>
              </w:rPr>
              <w:t>Infrastructure</w:t>
            </w:r>
            <w:r w:rsidR="00586ABA">
              <w:rPr>
                <w:webHidden/>
              </w:rPr>
              <w:tab/>
            </w:r>
            <w:r w:rsidR="00586ABA">
              <w:rPr>
                <w:webHidden/>
              </w:rPr>
              <w:fldChar w:fldCharType="begin"/>
            </w:r>
            <w:r w:rsidR="00586ABA">
              <w:rPr>
                <w:webHidden/>
              </w:rPr>
              <w:instrText xml:space="preserve"> PAGEREF _Toc64965039 \h </w:instrText>
            </w:r>
            <w:r w:rsidR="00586ABA">
              <w:rPr>
                <w:webHidden/>
              </w:rPr>
            </w:r>
            <w:r w:rsidR="00586ABA">
              <w:rPr>
                <w:webHidden/>
              </w:rPr>
              <w:fldChar w:fldCharType="separate"/>
            </w:r>
            <w:r w:rsidR="00586ABA">
              <w:rPr>
                <w:webHidden/>
              </w:rPr>
              <w:t>36</w:t>
            </w:r>
            <w:r w:rsidR="00586ABA">
              <w:rPr>
                <w:webHidden/>
              </w:rPr>
              <w:fldChar w:fldCharType="end"/>
            </w:r>
          </w:hyperlink>
        </w:p>
        <w:p w14:paraId="105BEA00" w14:textId="54167B2D" w:rsidR="00586ABA" w:rsidRDefault="00226866">
          <w:pPr>
            <w:pStyle w:val="TOC3"/>
            <w:rPr>
              <w:rFonts w:eastAsiaTheme="minorEastAsia"/>
              <w:lang w:eastAsia="en-GB"/>
            </w:rPr>
          </w:pPr>
          <w:hyperlink w:anchor="_Toc64965040" w:history="1">
            <w:r w:rsidR="00586ABA" w:rsidRPr="005F19E3">
              <w:rPr>
                <w:rStyle w:val="Hyperlink"/>
              </w:rPr>
              <w:t>4.3.1</w:t>
            </w:r>
            <w:r w:rsidR="00586ABA">
              <w:rPr>
                <w:rFonts w:eastAsiaTheme="minorEastAsia"/>
                <w:lang w:eastAsia="en-GB"/>
              </w:rPr>
              <w:tab/>
            </w:r>
            <w:r w:rsidR="00586ABA" w:rsidRPr="005F19E3">
              <w:rPr>
                <w:rStyle w:val="Hyperlink"/>
              </w:rPr>
              <w:t>Hosting Summary</w:t>
            </w:r>
            <w:r w:rsidR="00586ABA">
              <w:rPr>
                <w:webHidden/>
              </w:rPr>
              <w:tab/>
            </w:r>
            <w:r w:rsidR="00586ABA">
              <w:rPr>
                <w:webHidden/>
              </w:rPr>
              <w:fldChar w:fldCharType="begin"/>
            </w:r>
            <w:r w:rsidR="00586ABA">
              <w:rPr>
                <w:webHidden/>
              </w:rPr>
              <w:instrText xml:space="preserve"> PAGEREF _Toc64965040 \h </w:instrText>
            </w:r>
            <w:r w:rsidR="00586ABA">
              <w:rPr>
                <w:webHidden/>
              </w:rPr>
            </w:r>
            <w:r w:rsidR="00586ABA">
              <w:rPr>
                <w:webHidden/>
              </w:rPr>
              <w:fldChar w:fldCharType="separate"/>
            </w:r>
            <w:r w:rsidR="00586ABA">
              <w:rPr>
                <w:webHidden/>
              </w:rPr>
              <w:t>36</w:t>
            </w:r>
            <w:r w:rsidR="00586ABA">
              <w:rPr>
                <w:webHidden/>
              </w:rPr>
              <w:fldChar w:fldCharType="end"/>
            </w:r>
          </w:hyperlink>
        </w:p>
        <w:p w14:paraId="312CAA8A" w14:textId="7D6426AD" w:rsidR="00586ABA" w:rsidRDefault="00226866">
          <w:pPr>
            <w:pStyle w:val="TOC3"/>
            <w:rPr>
              <w:rFonts w:eastAsiaTheme="minorEastAsia"/>
              <w:lang w:eastAsia="en-GB"/>
            </w:rPr>
          </w:pPr>
          <w:hyperlink w:anchor="_Toc64965041" w:history="1">
            <w:r w:rsidR="00586ABA" w:rsidRPr="005F19E3">
              <w:rPr>
                <w:rStyle w:val="Hyperlink"/>
              </w:rPr>
              <w:t>4.3.2</w:t>
            </w:r>
            <w:r w:rsidR="00586ABA">
              <w:rPr>
                <w:rFonts w:eastAsiaTheme="minorEastAsia"/>
                <w:lang w:eastAsia="en-GB"/>
              </w:rPr>
              <w:tab/>
            </w:r>
            <w:r w:rsidR="00586ABA" w:rsidRPr="005F19E3">
              <w:rPr>
                <w:rStyle w:val="Hyperlink"/>
              </w:rPr>
              <w:t>Clustering / Containerisation / Replication</w:t>
            </w:r>
            <w:r w:rsidR="00586ABA">
              <w:rPr>
                <w:webHidden/>
              </w:rPr>
              <w:tab/>
            </w:r>
            <w:r w:rsidR="00586ABA">
              <w:rPr>
                <w:webHidden/>
              </w:rPr>
              <w:fldChar w:fldCharType="begin"/>
            </w:r>
            <w:r w:rsidR="00586ABA">
              <w:rPr>
                <w:webHidden/>
              </w:rPr>
              <w:instrText xml:space="preserve"> PAGEREF _Toc64965041 \h </w:instrText>
            </w:r>
            <w:r w:rsidR="00586ABA">
              <w:rPr>
                <w:webHidden/>
              </w:rPr>
            </w:r>
            <w:r w:rsidR="00586ABA">
              <w:rPr>
                <w:webHidden/>
              </w:rPr>
              <w:fldChar w:fldCharType="separate"/>
            </w:r>
            <w:r w:rsidR="00586ABA">
              <w:rPr>
                <w:webHidden/>
              </w:rPr>
              <w:t>37</w:t>
            </w:r>
            <w:r w:rsidR="00586ABA">
              <w:rPr>
                <w:webHidden/>
              </w:rPr>
              <w:fldChar w:fldCharType="end"/>
            </w:r>
          </w:hyperlink>
        </w:p>
        <w:p w14:paraId="19972DE0" w14:textId="5278D80B" w:rsidR="00586ABA" w:rsidRDefault="00226866">
          <w:pPr>
            <w:pStyle w:val="TOC3"/>
            <w:rPr>
              <w:rFonts w:eastAsiaTheme="minorEastAsia"/>
              <w:lang w:eastAsia="en-GB"/>
            </w:rPr>
          </w:pPr>
          <w:hyperlink w:anchor="_Toc64965042" w:history="1">
            <w:r w:rsidR="00586ABA" w:rsidRPr="005F19E3">
              <w:rPr>
                <w:rStyle w:val="Hyperlink"/>
              </w:rPr>
              <w:t>4.3.3</w:t>
            </w:r>
            <w:r w:rsidR="00586ABA">
              <w:rPr>
                <w:rFonts w:eastAsiaTheme="minorEastAsia"/>
                <w:lang w:eastAsia="en-GB"/>
              </w:rPr>
              <w:tab/>
            </w:r>
            <w:r w:rsidR="00586ABA" w:rsidRPr="005F19E3">
              <w:rPr>
                <w:rStyle w:val="Hyperlink"/>
              </w:rPr>
              <w:t>Implementation Architecture Diagram</w:t>
            </w:r>
            <w:r w:rsidR="00586ABA">
              <w:rPr>
                <w:webHidden/>
              </w:rPr>
              <w:tab/>
            </w:r>
            <w:r w:rsidR="00586ABA">
              <w:rPr>
                <w:webHidden/>
              </w:rPr>
              <w:fldChar w:fldCharType="begin"/>
            </w:r>
            <w:r w:rsidR="00586ABA">
              <w:rPr>
                <w:webHidden/>
              </w:rPr>
              <w:instrText xml:space="preserve"> PAGEREF _Toc64965042 \h </w:instrText>
            </w:r>
            <w:r w:rsidR="00586ABA">
              <w:rPr>
                <w:webHidden/>
              </w:rPr>
            </w:r>
            <w:r w:rsidR="00586ABA">
              <w:rPr>
                <w:webHidden/>
              </w:rPr>
              <w:fldChar w:fldCharType="separate"/>
            </w:r>
            <w:r w:rsidR="00586ABA">
              <w:rPr>
                <w:webHidden/>
              </w:rPr>
              <w:t>37</w:t>
            </w:r>
            <w:r w:rsidR="00586ABA">
              <w:rPr>
                <w:webHidden/>
              </w:rPr>
              <w:fldChar w:fldCharType="end"/>
            </w:r>
          </w:hyperlink>
        </w:p>
        <w:p w14:paraId="57C7B7A0" w14:textId="58D2F989" w:rsidR="00586ABA" w:rsidRDefault="00226866">
          <w:pPr>
            <w:pStyle w:val="TOC3"/>
            <w:rPr>
              <w:rFonts w:eastAsiaTheme="minorEastAsia"/>
              <w:lang w:eastAsia="en-GB"/>
            </w:rPr>
          </w:pPr>
          <w:hyperlink w:anchor="_Toc64965043" w:history="1">
            <w:r w:rsidR="00586ABA" w:rsidRPr="005F19E3">
              <w:rPr>
                <w:rStyle w:val="Hyperlink"/>
              </w:rPr>
              <w:t>4.3.4</w:t>
            </w:r>
            <w:r w:rsidR="00586ABA">
              <w:rPr>
                <w:rFonts w:eastAsiaTheme="minorEastAsia"/>
                <w:lang w:eastAsia="en-GB"/>
              </w:rPr>
              <w:tab/>
            </w:r>
            <w:r w:rsidR="00586ABA" w:rsidRPr="005F19E3">
              <w:rPr>
                <w:rStyle w:val="Hyperlink"/>
              </w:rPr>
              <w:t>Network Diagram</w:t>
            </w:r>
            <w:r w:rsidR="00586ABA">
              <w:rPr>
                <w:webHidden/>
              </w:rPr>
              <w:tab/>
            </w:r>
            <w:r w:rsidR="00586ABA">
              <w:rPr>
                <w:webHidden/>
              </w:rPr>
              <w:fldChar w:fldCharType="begin"/>
            </w:r>
            <w:r w:rsidR="00586ABA">
              <w:rPr>
                <w:webHidden/>
              </w:rPr>
              <w:instrText xml:space="preserve"> PAGEREF _Toc64965043 \h </w:instrText>
            </w:r>
            <w:r w:rsidR="00586ABA">
              <w:rPr>
                <w:webHidden/>
              </w:rPr>
            </w:r>
            <w:r w:rsidR="00586ABA">
              <w:rPr>
                <w:webHidden/>
              </w:rPr>
              <w:fldChar w:fldCharType="separate"/>
            </w:r>
            <w:r w:rsidR="00586ABA">
              <w:rPr>
                <w:webHidden/>
              </w:rPr>
              <w:t>38</w:t>
            </w:r>
            <w:r w:rsidR="00586ABA">
              <w:rPr>
                <w:webHidden/>
              </w:rPr>
              <w:fldChar w:fldCharType="end"/>
            </w:r>
          </w:hyperlink>
        </w:p>
        <w:p w14:paraId="23DC5962" w14:textId="46C75803" w:rsidR="00586ABA" w:rsidRDefault="00226866">
          <w:pPr>
            <w:pStyle w:val="TOC3"/>
            <w:rPr>
              <w:rFonts w:eastAsiaTheme="minorEastAsia"/>
              <w:lang w:eastAsia="en-GB"/>
            </w:rPr>
          </w:pPr>
          <w:hyperlink w:anchor="_Toc64965044" w:history="1">
            <w:r w:rsidR="00586ABA" w:rsidRPr="005F19E3">
              <w:rPr>
                <w:rStyle w:val="Hyperlink"/>
              </w:rPr>
              <w:t>4.3.5</w:t>
            </w:r>
            <w:r w:rsidR="00586ABA">
              <w:rPr>
                <w:rFonts w:eastAsiaTheme="minorEastAsia"/>
                <w:lang w:eastAsia="en-GB"/>
              </w:rPr>
              <w:tab/>
            </w:r>
            <w:r w:rsidR="00586ABA" w:rsidRPr="005F19E3">
              <w:rPr>
                <w:rStyle w:val="Hyperlink"/>
              </w:rPr>
              <w:t>System Component Table</w:t>
            </w:r>
            <w:r w:rsidR="00586ABA">
              <w:rPr>
                <w:webHidden/>
              </w:rPr>
              <w:tab/>
            </w:r>
            <w:r w:rsidR="00586ABA">
              <w:rPr>
                <w:webHidden/>
              </w:rPr>
              <w:fldChar w:fldCharType="begin"/>
            </w:r>
            <w:r w:rsidR="00586ABA">
              <w:rPr>
                <w:webHidden/>
              </w:rPr>
              <w:instrText xml:space="preserve"> PAGEREF _Toc64965044 \h </w:instrText>
            </w:r>
            <w:r w:rsidR="00586ABA">
              <w:rPr>
                <w:webHidden/>
              </w:rPr>
            </w:r>
            <w:r w:rsidR="00586ABA">
              <w:rPr>
                <w:webHidden/>
              </w:rPr>
              <w:fldChar w:fldCharType="separate"/>
            </w:r>
            <w:r w:rsidR="00586ABA">
              <w:rPr>
                <w:webHidden/>
              </w:rPr>
              <w:t>39</w:t>
            </w:r>
            <w:r w:rsidR="00586ABA">
              <w:rPr>
                <w:webHidden/>
              </w:rPr>
              <w:fldChar w:fldCharType="end"/>
            </w:r>
          </w:hyperlink>
        </w:p>
        <w:p w14:paraId="575DB96D" w14:textId="45B60AB7" w:rsidR="00586ABA" w:rsidRDefault="00226866">
          <w:pPr>
            <w:pStyle w:val="TOC2"/>
            <w:rPr>
              <w:rFonts w:eastAsiaTheme="minorEastAsia"/>
              <w:b w:val="0"/>
              <w:lang w:eastAsia="en-GB"/>
            </w:rPr>
          </w:pPr>
          <w:hyperlink w:anchor="_Toc64965045" w:history="1">
            <w:r w:rsidR="00586ABA" w:rsidRPr="005F19E3">
              <w:rPr>
                <w:rStyle w:val="Hyperlink"/>
              </w:rPr>
              <w:t>4.4</w:t>
            </w:r>
            <w:r w:rsidR="00586ABA">
              <w:rPr>
                <w:rFonts w:eastAsiaTheme="minorEastAsia"/>
                <w:b w:val="0"/>
                <w:lang w:eastAsia="en-GB"/>
              </w:rPr>
              <w:tab/>
            </w:r>
            <w:r w:rsidR="00586ABA" w:rsidRPr="005F19E3">
              <w:rPr>
                <w:rStyle w:val="Hyperlink"/>
              </w:rPr>
              <w:t>Environments</w:t>
            </w:r>
            <w:r w:rsidR="00586ABA">
              <w:rPr>
                <w:webHidden/>
              </w:rPr>
              <w:tab/>
            </w:r>
            <w:r w:rsidR="00586ABA">
              <w:rPr>
                <w:webHidden/>
              </w:rPr>
              <w:fldChar w:fldCharType="begin"/>
            </w:r>
            <w:r w:rsidR="00586ABA">
              <w:rPr>
                <w:webHidden/>
              </w:rPr>
              <w:instrText xml:space="preserve"> PAGEREF _Toc64965045 \h </w:instrText>
            </w:r>
            <w:r w:rsidR="00586ABA">
              <w:rPr>
                <w:webHidden/>
              </w:rPr>
            </w:r>
            <w:r w:rsidR="00586ABA">
              <w:rPr>
                <w:webHidden/>
              </w:rPr>
              <w:fldChar w:fldCharType="separate"/>
            </w:r>
            <w:r w:rsidR="00586ABA">
              <w:rPr>
                <w:webHidden/>
              </w:rPr>
              <w:t>40</w:t>
            </w:r>
            <w:r w:rsidR="00586ABA">
              <w:rPr>
                <w:webHidden/>
              </w:rPr>
              <w:fldChar w:fldCharType="end"/>
            </w:r>
          </w:hyperlink>
        </w:p>
        <w:p w14:paraId="419F669C" w14:textId="331400C2" w:rsidR="00586ABA" w:rsidRDefault="00226866">
          <w:pPr>
            <w:pStyle w:val="TOC3"/>
            <w:rPr>
              <w:rFonts w:eastAsiaTheme="minorEastAsia"/>
              <w:lang w:eastAsia="en-GB"/>
            </w:rPr>
          </w:pPr>
          <w:hyperlink w:anchor="_Toc64965046" w:history="1">
            <w:r w:rsidR="00586ABA" w:rsidRPr="005F19E3">
              <w:rPr>
                <w:rStyle w:val="Hyperlink"/>
              </w:rPr>
              <w:t>4.4.1</w:t>
            </w:r>
            <w:r w:rsidR="00586ABA">
              <w:rPr>
                <w:rFonts w:eastAsiaTheme="minorEastAsia"/>
                <w:lang w:eastAsia="en-GB"/>
              </w:rPr>
              <w:tab/>
            </w:r>
            <w:r w:rsidR="00586ABA" w:rsidRPr="005F19E3">
              <w:rPr>
                <w:rStyle w:val="Hyperlink"/>
              </w:rPr>
              <w:t>Environment Overview Diagram</w:t>
            </w:r>
            <w:r w:rsidR="00586ABA">
              <w:rPr>
                <w:webHidden/>
              </w:rPr>
              <w:tab/>
            </w:r>
            <w:r w:rsidR="00586ABA">
              <w:rPr>
                <w:webHidden/>
              </w:rPr>
              <w:fldChar w:fldCharType="begin"/>
            </w:r>
            <w:r w:rsidR="00586ABA">
              <w:rPr>
                <w:webHidden/>
              </w:rPr>
              <w:instrText xml:space="preserve"> PAGEREF _Toc64965046 \h </w:instrText>
            </w:r>
            <w:r w:rsidR="00586ABA">
              <w:rPr>
                <w:webHidden/>
              </w:rPr>
            </w:r>
            <w:r w:rsidR="00586ABA">
              <w:rPr>
                <w:webHidden/>
              </w:rPr>
              <w:fldChar w:fldCharType="separate"/>
            </w:r>
            <w:r w:rsidR="00586ABA">
              <w:rPr>
                <w:webHidden/>
              </w:rPr>
              <w:t>42</w:t>
            </w:r>
            <w:r w:rsidR="00586ABA">
              <w:rPr>
                <w:webHidden/>
              </w:rPr>
              <w:fldChar w:fldCharType="end"/>
            </w:r>
          </w:hyperlink>
        </w:p>
        <w:p w14:paraId="1B304A9D" w14:textId="3D40E857" w:rsidR="00586ABA" w:rsidRDefault="00226866">
          <w:pPr>
            <w:pStyle w:val="TOC2"/>
            <w:rPr>
              <w:rFonts w:eastAsiaTheme="minorEastAsia"/>
              <w:b w:val="0"/>
              <w:lang w:eastAsia="en-GB"/>
            </w:rPr>
          </w:pPr>
          <w:hyperlink w:anchor="_Toc64965047" w:history="1">
            <w:r w:rsidR="00586ABA" w:rsidRPr="005F19E3">
              <w:rPr>
                <w:rStyle w:val="Hyperlink"/>
              </w:rPr>
              <w:t>4.5</w:t>
            </w:r>
            <w:r w:rsidR="00586ABA">
              <w:rPr>
                <w:rFonts w:eastAsiaTheme="minorEastAsia"/>
                <w:b w:val="0"/>
                <w:lang w:eastAsia="en-GB"/>
              </w:rPr>
              <w:tab/>
            </w:r>
            <w:r w:rsidR="00586ABA" w:rsidRPr="005F19E3">
              <w:rPr>
                <w:rStyle w:val="Hyperlink"/>
              </w:rPr>
              <w:t>Integrations</w:t>
            </w:r>
            <w:r w:rsidR="00586ABA">
              <w:rPr>
                <w:webHidden/>
              </w:rPr>
              <w:tab/>
            </w:r>
            <w:r w:rsidR="00586ABA">
              <w:rPr>
                <w:webHidden/>
              </w:rPr>
              <w:fldChar w:fldCharType="begin"/>
            </w:r>
            <w:r w:rsidR="00586ABA">
              <w:rPr>
                <w:webHidden/>
              </w:rPr>
              <w:instrText xml:space="preserve"> PAGEREF _Toc64965047 \h </w:instrText>
            </w:r>
            <w:r w:rsidR="00586ABA">
              <w:rPr>
                <w:webHidden/>
              </w:rPr>
            </w:r>
            <w:r w:rsidR="00586ABA">
              <w:rPr>
                <w:webHidden/>
              </w:rPr>
              <w:fldChar w:fldCharType="separate"/>
            </w:r>
            <w:r w:rsidR="00586ABA">
              <w:rPr>
                <w:webHidden/>
              </w:rPr>
              <w:t>44</w:t>
            </w:r>
            <w:r w:rsidR="00586ABA">
              <w:rPr>
                <w:webHidden/>
              </w:rPr>
              <w:fldChar w:fldCharType="end"/>
            </w:r>
          </w:hyperlink>
        </w:p>
        <w:p w14:paraId="26AB17A4" w14:textId="40A03FC3" w:rsidR="00586ABA" w:rsidRDefault="00226866">
          <w:pPr>
            <w:pStyle w:val="TOC3"/>
            <w:rPr>
              <w:rFonts w:eastAsiaTheme="minorEastAsia"/>
              <w:lang w:eastAsia="en-GB"/>
            </w:rPr>
          </w:pPr>
          <w:hyperlink w:anchor="_Toc64965048" w:history="1">
            <w:r w:rsidR="00586ABA" w:rsidRPr="005F19E3">
              <w:rPr>
                <w:rStyle w:val="Hyperlink"/>
              </w:rPr>
              <w:t>4.5.1</w:t>
            </w:r>
            <w:r w:rsidR="00586ABA">
              <w:rPr>
                <w:rFonts w:eastAsiaTheme="minorEastAsia"/>
                <w:lang w:eastAsia="en-GB"/>
              </w:rPr>
              <w:tab/>
            </w:r>
            <w:r w:rsidR="00586ABA" w:rsidRPr="005F19E3">
              <w:rPr>
                <w:rStyle w:val="Hyperlink"/>
              </w:rPr>
              <w:t>System Context / Interfaces Diagram</w:t>
            </w:r>
            <w:r w:rsidR="00586ABA">
              <w:rPr>
                <w:webHidden/>
              </w:rPr>
              <w:tab/>
            </w:r>
            <w:r w:rsidR="00586ABA">
              <w:rPr>
                <w:webHidden/>
              </w:rPr>
              <w:fldChar w:fldCharType="begin"/>
            </w:r>
            <w:r w:rsidR="00586ABA">
              <w:rPr>
                <w:webHidden/>
              </w:rPr>
              <w:instrText xml:space="preserve"> PAGEREF _Toc64965048 \h </w:instrText>
            </w:r>
            <w:r w:rsidR="00586ABA">
              <w:rPr>
                <w:webHidden/>
              </w:rPr>
            </w:r>
            <w:r w:rsidR="00586ABA">
              <w:rPr>
                <w:webHidden/>
              </w:rPr>
              <w:fldChar w:fldCharType="separate"/>
            </w:r>
            <w:r w:rsidR="00586ABA">
              <w:rPr>
                <w:webHidden/>
              </w:rPr>
              <w:t>44</w:t>
            </w:r>
            <w:r w:rsidR="00586ABA">
              <w:rPr>
                <w:webHidden/>
              </w:rPr>
              <w:fldChar w:fldCharType="end"/>
            </w:r>
          </w:hyperlink>
        </w:p>
        <w:p w14:paraId="0CB6C7AC" w14:textId="7CCD659F" w:rsidR="00586ABA" w:rsidRDefault="00226866">
          <w:pPr>
            <w:pStyle w:val="TOC3"/>
            <w:rPr>
              <w:rFonts w:eastAsiaTheme="minorEastAsia"/>
              <w:lang w:eastAsia="en-GB"/>
            </w:rPr>
          </w:pPr>
          <w:hyperlink w:anchor="_Toc64965049" w:history="1">
            <w:r w:rsidR="00586ABA" w:rsidRPr="005F19E3">
              <w:rPr>
                <w:rStyle w:val="Hyperlink"/>
              </w:rPr>
              <w:t>4.5.2</w:t>
            </w:r>
            <w:r w:rsidR="00586ABA">
              <w:rPr>
                <w:rFonts w:eastAsiaTheme="minorEastAsia"/>
                <w:lang w:eastAsia="en-GB"/>
              </w:rPr>
              <w:tab/>
            </w:r>
            <w:r w:rsidR="00586ABA" w:rsidRPr="005F19E3">
              <w:rPr>
                <w:rStyle w:val="Hyperlink"/>
              </w:rPr>
              <w:t>Interface Table</w:t>
            </w:r>
            <w:r w:rsidR="00586ABA">
              <w:rPr>
                <w:webHidden/>
              </w:rPr>
              <w:tab/>
            </w:r>
            <w:r w:rsidR="00586ABA">
              <w:rPr>
                <w:webHidden/>
              </w:rPr>
              <w:fldChar w:fldCharType="begin"/>
            </w:r>
            <w:r w:rsidR="00586ABA">
              <w:rPr>
                <w:webHidden/>
              </w:rPr>
              <w:instrText xml:space="preserve"> PAGEREF _Toc64965049 \h </w:instrText>
            </w:r>
            <w:r w:rsidR="00586ABA">
              <w:rPr>
                <w:webHidden/>
              </w:rPr>
            </w:r>
            <w:r w:rsidR="00586ABA">
              <w:rPr>
                <w:webHidden/>
              </w:rPr>
              <w:fldChar w:fldCharType="separate"/>
            </w:r>
            <w:r w:rsidR="00586ABA">
              <w:rPr>
                <w:webHidden/>
              </w:rPr>
              <w:t>46</w:t>
            </w:r>
            <w:r w:rsidR="00586ABA">
              <w:rPr>
                <w:webHidden/>
              </w:rPr>
              <w:fldChar w:fldCharType="end"/>
            </w:r>
          </w:hyperlink>
        </w:p>
        <w:p w14:paraId="5B16C3D6" w14:textId="33A0953E" w:rsidR="00586ABA" w:rsidRDefault="00226866">
          <w:pPr>
            <w:pStyle w:val="TOC3"/>
            <w:rPr>
              <w:rFonts w:eastAsiaTheme="minorEastAsia"/>
              <w:lang w:eastAsia="en-GB"/>
            </w:rPr>
          </w:pPr>
          <w:hyperlink w:anchor="_Toc64965050" w:history="1">
            <w:r w:rsidR="00586ABA" w:rsidRPr="005F19E3">
              <w:rPr>
                <w:rStyle w:val="Hyperlink"/>
              </w:rPr>
              <w:t>4.5.3</w:t>
            </w:r>
            <w:r w:rsidR="00586ABA">
              <w:rPr>
                <w:rFonts w:eastAsiaTheme="minorEastAsia"/>
                <w:lang w:eastAsia="en-GB"/>
              </w:rPr>
              <w:tab/>
            </w:r>
            <w:r w:rsidR="00586ABA" w:rsidRPr="005F19E3">
              <w:rPr>
                <w:rStyle w:val="Hyperlink"/>
              </w:rPr>
              <w:t>Integrations Table</w:t>
            </w:r>
            <w:r w:rsidR="00586ABA">
              <w:rPr>
                <w:webHidden/>
              </w:rPr>
              <w:tab/>
            </w:r>
            <w:r w:rsidR="00586ABA">
              <w:rPr>
                <w:webHidden/>
              </w:rPr>
              <w:fldChar w:fldCharType="begin"/>
            </w:r>
            <w:r w:rsidR="00586ABA">
              <w:rPr>
                <w:webHidden/>
              </w:rPr>
              <w:instrText xml:space="preserve"> PAGEREF _Toc64965050 \h </w:instrText>
            </w:r>
            <w:r w:rsidR="00586ABA">
              <w:rPr>
                <w:webHidden/>
              </w:rPr>
            </w:r>
            <w:r w:rsidR="00586ABA">
              <w:rPr>
                <w:webHidden/>
              </w:rPr>
              <w:fldChar w:fldCharType="separate"/>
            </w:r>
            <w:r w:rsidR="00586ABA">
              <w:rPr>
                <w:webHidden/>
              </w:rPr>
              <w:t>46</w:t>
            </w:r>
            <w:r w:rsidR="00586ABA">
              <w:rPr>
                <w:webHidden/>
              </w:rPr>
              <w:fldChar w:fldCharType="end"/>
            </w:r>
          </w:hyperlink>
        </w:p>
        <w:p w14:paraId="1363C4FB" w14:textId="7A1A189B" w:rsidR="00586ABA" w:rsidRDefault="00226866">
          <w:pPr>
            <w:pStyle w:val="TOC2"/>
            <w:rPr>
              <w:rFonts w:eastAsiaTheme="minorEastAsia"/>
              <w:b w:val="0"/>
              <w:lang w:eastAsia="en-GB"/>
            </w:rPr>
          </w:pPr>
          <w:hyperlink w:anchor="_Toc64965051" w:history="1">
            <w:r w:rsidR="00586ABA" w:rsidRPr="005F19E3">
              <w:rPr>
                <w:rStyle w:val="Hyperlink"/>
              </w:rPr>
              <w:t>4.6</w:t>
            </w:r>
            <w:r w:rsidR="00586ABA">
              <w:rPr>
                <w:rFonts w:eastAsiaTheme="minorEastAsia"/>
                <w:b w:val="0"/>
                <w:lang w:eastAsia="en-GB"/>
              </w:rPr>
              <w:tab/>
            </w:r>
            <w:r w:rsidR="00586ABA" w:rsidRPr="005F19E3">
              <w:rPr>
                <w:rStyle w:val="Hyperlink"/>
              </w:rPr>
              <w:t>Support and Governance Model Statement</w:t>
            </w:r>
            <w:r w:rsidR="00586ABA">
              <w:rPr>
                <w:webHidden/>
              </w:rPr>
              <w:tab/>
            </w:r>
            <w:r w:rsidR="00586ABA">
              <w:rPr>
                <w:webHidden/>
              </w:rPr>
              <w:fldChar w:fldCharType="begin"/>
            </w:r>
            <w:r w:rsidR="00586ABA">
              <w:rPr>
                <w:webHidden/>
              </w:rPr>
              <w:instrText xml:space="preserve"> PAGEREF _Toc64965051 \h </w:instrText>
            </w:r>
            <w:r w:rsidR="00586ABA">
              <w:rPr>
                <w:webHidden/>
              </w:rPr>
            </w:r>
            <w:r w:rsidR="00586ABA">
              <w:rPr>
                <w:webHidden/>
              </w:rPr>
              <w:fldChar w:fldCharType="separate"/>
            </w:r>
            <w:r w:rsidR="00586ABA">
              <w:rPr>
                <w:webHidden/>
              </w:rPr>
              <w:t>48</w:t>
            </w:r>
            <w:r w:rsidR="00586ABA">
              <w:rPr>
                <w:webHidden/>
              </w:rPr>
              <w:fldChar w:fldCharType="end"/>
            </w:r>
          </w:hyperlink>
        </w:p>
        <w:p w14:paraId="75889BA9" w14:textId="5AB85419" w:rsidR="00586ABA" w:rsidRDefault="00226866">
          <w:pPr>
            <w:pStyle w:val="TOC2"/>
            <w:rPr>
              <w:rFonts w:eastAsiaTheme="minorEastAsia"/>
              <w:b w:val="0"/>
              <w:lang w:eastAsia="en-GB"/>
            </w:rPr>
          </w:pPr>
          <w:hyperlink w:anchor="_Toc64965052" w:history="1">
            <w:r w:rsidR="00586ABA" w:rsidRPr="005F19E3">
              <w:rPr>
                <w:rStyle w:val="Hyperlink"/>
              </w:rPr>
              <w:t>4.7</w:t>
            </w:r>
            <w:r w:rsidR="00586ABA">
              <w:rPr>
                <w:rFonts w:eastAsiaTheme="minorEastAsia"/>
                <w:b w:val="0"/>
                <w:lang w:eastAsia="en-GB"/>
              </w:rPr>
              <w:tab/>
            </w:r>
            <w:r w:rsidR="00586ABA" w:rsidRPr="005F19E3">
              <w:rPr>
                <w:rStyle w:val="Hyperlink"/>
              </w:rPr>
              <w:t>User Experience Overview</w:t>
            </w:r>
            <w:r w:rsidR="00586ABA">
              <w:rPr>
                <w:webHidden/>
              </w:rPr>
              <w:tab/>
            </w:r>
            <w:r w:rsidR="00586ABA">
              <w:rPr>
                <w:webHidden/>
              </w:rPr>
              <w:fldChar w:fldCharType="begin"/>
            </w:r>
            <w:r w:rsidR="00586ABA">
              <w:rPr>
                <w:webHidden/>
              </w:rPr>
              <w:instrText xml:space="preserve"> PAGEREF _Toc64965052 \h </w:instrText>
            </w:r>
            <w:r w:rsidR="00586ABA">
              <w:rPr>
                <w:webHidden/>
              </w:rPr>
            </w:r>
            <w:r w:rsidR="00586ABA">
              <w:rPr>
                <w:webHidden/>
              </w:rPr>
              <w:fldChar w:fldCharType="separate"/>
            </w:r>
            <w:r w:rsidR="00586ABA">
              <w:rPr>
                <w:webHidden/>
              </w:rPr>
              <w:t>49</w:t>
            </w:r>
            <w:r w:rsidR="00586ABA">
              <w:rPr>
                <w:webHidden/>
              </w:rPr>
              <w:fldChar w:fldCharType="end"/>
            </w:r>
          </w:hyperlink>
        </w:p>
        <w:p w14:paraId="14C8915E" w14:textId="6E3D1D55" w:rsidR="00586ABA" w:rsidRDefault="00226866">
          <w:pPr>
            <w:pStyle w:val="TOC3"/>
            <w:rPr>
              <w:rFonts w:eastAsiaTheme="minorEastAsia"/>
              <w:lang w:eastAsia="en-GB"/>
            </w:rPr>
          </w:pPr>
          <w:hyperlink w:anchor="_Toc64965053" w:history="1">
            <w:r w:rsidR="00586ABA" w:rsidRPr="005F19E3">
              <w:rPr>
                <w:rStyle w:val="Hyperlink"/>
              </w:rPr>
              <w:t>4.7.1</w:t>
            </w:r>
            <w:r w:rsidR="00586ABA">
              <w:rPr>
                <w:rFonts w:eastAsiaTheme="minorEastAsia"/>
                <w:lang w:eastAsia="en-GB"/>
              </w:rPr>
              <w:tab/>
            </w:r>
            <w:r w:rsidR="00586ABA" w:rsidRPr="005F19E3">
              <w:rPr>
                <w:rStyle w:val="Hyperlink"/>
              </w:rPr>
              <w:t>User Experience Measures</w:t>
            </w:r>
            <w:r w:rsidR="00586ABA">
              <w:rPr>
                <w:webHidden/>
              </w:rPr>
              <w:tab/>
            </w:r>
            <w:r w:rsidR="00586ABA">
              <w:rPr>
                <w:webHidden/>
              </w:rPr>
              <w:fldChar w:fldCharType="begin"/>
            </w:r>
            <w:r w:rsidR="00586ABA">
              <w:rPr>
                <w:webHidden/>
              </w:rPr>
              <w:instrText xml:space="preserve"> PAGEREF _Toc64965053 \h </w:instrText>
            </w:r>
            <w:r w:rsidR="00586ABA">
              <w:rPr>
                <w:webHidden/>
              </w:rPr>
            </w:r>
            <w:r w:rsidR="00586ABA">
              <w:rPr>
                <w:webHidden/>
              </w:rPr>
              <w:fldChar w:fldCharType="separate"/>
            </w:r>
            <w:r w:rsidR="00586ABA">
              <w:rPr>
                <w:webHidden/>
              </w:rPr>
              <w:t>50</w:t>
            </w:r>
            <w:r w:rsidR="00586ABA">
              <w:rPr>
                <w:webHidden/>
              </w:rPr>
              <w:fldChar w:fldCharType="end"/>
            </w:r>
          </w:hyperlink>
        </w:p>
        <w:p w14:paraId="6D7D7712" w14:textId="3F638E6A" w:rsidR="00586ABA" w:rsidRDefault="00226866">
          <w:pPr>
            <w:pStyle w:val="TOC3"/>
            <w:rPr>
              <w:rFonts w:eastAsiaTheme="minorEastAsia"/>
              <w:lang w:eastAsia="en-GB"/>
            </w:rPr>
          </w:pPr>
          <w:hyperlink w:anchor="_Toc64965054" w:history="1">
            <w:r w:rsidR="00586ABA" w:rsidRPr="005F19E3">
              <w:rPr>
                <w:rStyle w:val="Hyperlink"/>
              </w:rPr>
              <w:t>4.7.2</w:t>
            </w:r>
            <w:r w:rsidR="00586ABA">
              <w:rPr>
                <w:rFonts w:eastAsiaTheme="minorEastAsia"/>
                <w:lang w:eastAsia="en-GB"/>
              </w:rPr>
              <w:tab/>
            </w:r>
            <w:r w:rsidR="00586ABA" w:rsidRPr="005F19E3">
              <w:rPr>
                <w:rStyle w:val="Hyperlink"/>
              </w:rPr>
              <w:t>User Experience Design</w:t>
            </w:r>
            <w:r w:rsidR="00586ABA">
              <w:rPr>
                <w:webHidden/>
              </w:rPr>
              <w:tab/>
            </w:r>
            <w:r w:rsidR="00586ABA">
              <w:rPr>
                <w:webHidden/>
              </w:rPr>
              <w:fldChar w:fldCharType="begin"/>
            </w:r>
            <w:r w:rsidR="00586ABA">
              <w:rPr>
                <w:webHidden/>
              </w:rPr>
              <w:instrText xml:space="preserve"> PAGEREF _Toc64965054 \h </w:instrText>
            </w:r>
            <w:r w:rsidR="00586ABA">
              <w:rPr>
                <w:webHidden/>
              </w:rPr>
            </w:r>
            <w:r w:rsidR="00586ABA">
              <w:rPr>
                <w:webHidden/>
              </w:rPr>
              <w:fldChar w:fldCharType="separate"/>
            </w:r>
            <w:r w:rsidR="00586ABA">
              <w:rPr>
                <w:webHidden/>
              </w:rPr>
              <w:t>50</w:t>
            </w:r>
            <w:r w:rsidR="00586ABA">
              <w:rPr>
                <w:webHidden/>
              </w:rPr>
              <w:fldChar w:fldCharType="end"/>
            </w:r>
          </w:hyperlink>
        </w:p>
        <w:p w14:paraId="014DE906" w14:textId="6059F231" w:rsidR="00586ABA" w:rsidRDefault="00226866">
          <w:pPr>
            <w:pStyle w:val="TOC3"/>
            <w:rPr>
              <w:rFonts w:eastAsiaTheme="minorEastAsia"/>
              <w:lang w:eastAsia="en-GB"/>
            </w:rPr>
          </w:pPr>
          <w:hyperlink w:anchor="_Toc64965055" w:history="1">
            <w:r w:rsidR="00586ABA" w:rsidRPr="005F19E3">
              <w:rPr>
                <w:rStyle w:val="Hyperlink"/>
              </w:rPr>
              <w:t>4.7.3</w:t>
            </w:r>
            <w:r w:rsidR="00586ABA">
              <w:rPr>
                <w:rFonts w:eastAsiaTheme="minorEastAsia"/>
                <w:lang w:eastAsia="en-GB"/>
              </w:rPr>
              <w:tab/>
            </w:r>
            <w:r w:rsidR="00586ABA" w:rsidRPr="005F19E3">
              <w:rPr>
                <w:rStyle w:val="Hyperlink"/>
              </w:rPr>
              <w:t>User Experience Journey Maps</w:t>
            </w:r>
            <w:r w:rsidR="00586ABA">
              <w:rPr>
                <w:webHidden/>
              </w:rPr>
              <w:tab/>
            </w:r>
            <w:r w:rsidR="00586ABA">
              <w:rPr>
                <w:webHidden/>
              </w:rPr>
              <w:fldChar w:fldCharType="begin"/>
            </w:r>
            <w:r w:rsidR="00586ABA">
              <w:rPr>
                <w:webHidden/>
              </w:rPr>
              <w:instrText xml:space="preserve"> PAGEREF _Toc64965055 \h </w:instrText>
            </w:r>
            <w:r w:rsidR="00586ABA">
              <w:rPr>
                <w:webHidden/>
              </w:rPr>
            </w:r>
            <w:r w:rsidR="00586ABA">
              <w:rPr>
                <w:webHidden/>
              </w:rPr>
              <w:fldChar w:fldCharType="separate"/>
            </w:r>
            <w:r w:rsidR="00586ABA">
              <w:rPr>
                <w:webHidden/>
              </w:rPr>
              <w:t>50</w:t>
            </w:r>
            <w:r w:rsidR="00586ABA">
              <w:rPr>
                <w:webHidden/>
              </w:rPr>
              <w:fldChar w:fldCharType="end"/>
            </w:r>
          </w:hyperlink>
        </w:p>
        <w:p w14:paraId="24F14BD8" w14:textId="20501212" w:rsidR="00586ABA" w:rsidRDefault="00226866">
          <w:pPr>
            <w:pStyle w:val="TOC2"/>
            <w:rPr>
              <w:rFonts w:eastAsiaTheme="minorEastAsia"/>
              <w:b w:val="0"/>
              <w:lang w:eastAsia="en-GB"/>
            </w:rPr>
          </w:pPr>
          <w:hyperlink w:anchor="_Toc64965056" w:history="1">
            <w:r w:rsidR="00586ABA" w:rsidRPr="005F19E3">
              <w:rPr>
                <w:rStyle w:val="Hyperlink"/>
              </w:rPr>
              <w:t>4.8</w:t>
            </w:r>
            <w:r w:rsidR="00586ABA">
              <w:rPr>
                <w:rFonts w:eastAsiaTheme="minorEastAsia"/>
                <w:b w:val="0"/>
                <w:lang w:eastAsia="en-GB"/>
              </w:rPr>
              <w:tab/>
            </w:r>
            <w:r w:rsidR="00586ABA" w:rsidRPr="005F19E3">
              <w:rPr>
                <w:rStyle w:val="Hyperlink"/>
              </w:rPr>
              <w:t>Data Refresh and ETL Overview</w:t>
            </w:r>
            <w:r w:rsidR="00586ABA">
              <w:rPr>
                <w:webHidden/>
              </w:rPr>
              <w:tab/>
            </w:r>
            <w:r w:rsidR="00586ABA">
              <w:rPr>
                <w:webHidden/>
              </w:rPr>
              <w:fldChar w:fldCharType="begin"/>
            </w:r>
            <w:r w:rsidR="00586ABA">
              <w:rPr>
                <w:webHidden/>
              </w:rPr>
              <w:instrText xml:space="preserve"> PAGEREF _Toc64965056 \h </w:instrText>
            </w:r>
            <w:r w:rsidR="00586ABA">
              <w:rPr>
                <w:webHidden/>
              </w:rPr>
            </w:r>
            <w:r w:rsidR="00586ABA">
              <w:rPr>
                <w:webHidden/>
              </w:rPr>
              <w:fldChar w:fldCharType="separate"/>
            </w:r>
            <w:r w:rsidR="00586ABA">
              <w:rPr>
                <w:webHidden/>
              </w:rPr>
              <w:t>51</w:t>
            </w:r>
            <w:r w:rsidR="00586ABA">
              <w:rPr>
                <w:webHidden/>
              </w:rPr>
              <w:fldChar w:fldCharType="end"/>
            </w:r>
          </w:hyperlink>
        </w:p>
        <w:p w14:paraId="57F76DF1" w14:textId="76CD2C38" w:rsidR="00586ABA" w:rsidRDefault="00226866">
          <w:pPr>
            <w:pStyle w:val="TOC2"/>
            <w:rPr>
              <w:rFonts w:eastAsiaTheme="minorEastAsia"/>
              <w:b w:val="0"/>
              <w:lang w:eastAsia="en-GB"/>
            </w:rPr>
          </w:pPr>
          <w:hyperlink w:anchor="_Toc64965057" w:history="1">
            <w:r w:rsidR="00586ABA" w:rsidRPr="005F19E3">
              <w:rPr>
                <w:rStyle w:val="Hyperlink"/>
              </w:rPr>
              <w:t>4.9</w:t>
            </w:r>
            <w:r w:rsidR="00586ABA">
              <w:rPr>
                <w:rFonts w:eastAsiaTheme="minorEastAsia"/>
                <w:b w:val="0"/>
                <w:lang w:eastAsia="en-GB"/>
              </w:rPr>
              <w:tab/>
            </w:r>
            <w:r w:rsidR="00586ABA" w:rsidRPr="005F19E3">
              <w:rPr>
                <w:rStyle w:val="Hyperlink"/>
              </w:rPr>
              <w:t>e-Discovery Response Overview</w:t>
            </w:r>
            <w:r w:rsidR="00586ABA">
              <w:rPr>
                <w:webHidden/>
              </w:rPr>
              <w:tab/>
            </w:r>
            <w:r w:rsidR="00586ABA">
              <w:rPr>
                <w:webHidden/>
              </w:rPr>
              <w:fldChar w:fldCharType="begin"/>
            </w:r>
            <w:r w:rsidR="00586ABA">
              <w:rPr>
                <w:webHidden/>
              </w:rPr>
              <w:instrText xml:space="preserve"> PAGEREF _Toc64965057 \h </w:instrText>
            </w:r>
            <w:r w:rsidR="00586ABA">
              <w:rPr>
                <w:webHidden/>
              </w:rPr>
            </w:r>
            <w:r w:rsidR="00586ABA">
              <w:rPr>
                <w:webHidden/>
              </w:rPr>
              <w:fldChar w:fldCharType="separate"/>
            </w:r>
            <w:r w:rsidR="00586ABA">
              <w:rPr>
                <w:webHidden/>
              </w:rPr>
              <w:t>51</w:t>
            </w:r>
            <w:r w:rsidR="00586ABA">
              <w:rPr>
                <w:webHidden/>
              </w:rPr>
              <w:fldChar w:fldCharType="end"/>
            </w:r>
          </w:hyperlink>
        </w:p>
        <w:p w14:paraId="4A419F0A" w14:textId="759112CA" w:rsidR="00586ABA" w:rsidRDefault="00226866">
          <w:pPr>
            <w:pStyle w:val="TOC2"/>
            <w:rPr>
              <w:rFonts w:eastAsiaTheme="minorEastAsia"/>
              <w:b w:val="0"/>
              <w:lang w:eastAsia="en-GB"/>
            </w:rPr>
          </w:pPr>
          <w:hyperlink w:anchor="_Toc64965058" w:history="1">
            <w:r w:rsidR="00586ABA" w:rsidRPr="005F19E3">
              <w:rPr>
                <w:rStyle w:val="Hyperlink"/>
              </w:rPr>
              <w:t>4.10</w:t>
            </w:r>
            <w:r w:rsidR="00586ABA">
              <w:rPr>
                <w:rFonts w:eastAsiaTheme="minorEastAsia"/>
                <w:b w:val="0"/>
                <w:lang w:eastAsia="en-GB"/>
              </w:rPr>
              <w:tab/>
            </w:r>
            <w:r w:rsidR="00586ABA" w:rsidRPr="005F19E3">
              <w:rPr>
                <w:rStyle w:val="Hyperlink"/>
              </w:rPr>
              <w:t>Scalability and Elasticity Overview</w:t>
            </w:r>
            <w:r w:rsidR="00586ABA">
              <w:rPr>
                <w:webHidden/>
              </w:rPr>
              <w:tab/>
            </w:r>
            <w:r w:rsidR="00586ABA">
              <w:rPr>
                <w:webHidden/>
              </w:rPr>
              <w:fldChar w:fldCharType="begin"/>
            </w:r>
            <w:r w:rsidR="00586ABA">
              <w:rPr>
                <w:webHidden/>
              </w:rPr>
              <w:instrText xml:space="preserve"> PAGEREF _Toc64965058 \h </w:instrText>
            </w:r>
            <w:r w:rsidR="00586ABA">
              <w:rPr>
                <w:webHidden/>
              </w:rPr>
            </w:r>
            <w:r w:rsidR="00586ABA">
              <w:rPr>
                <w:webHidden/>
              </w:rPr>
              <w:fldChar w:fldCharType="separate"/>
            </w:r>
            <w:r w:rsidR="00586ABA">
              <w:rPr>
                <w:webHidden/>
              </w:rPr>
              <w:t>52</w:t>
            </w:r>
            <w:r w:rsidR="00586ABA">
              <w:rPr>
                <w:webHidden/>
              </w:rPr>
              <w:fldChar w:fldCharType="end"/>
            </w:r>
          </w:hyperlink>
        </w:p>
        <w:p w14:paraId="527F14C1" w14:textId="32A5A7D9" w:rsidR="00586ABA" w:rsidRDefault="00226866">
          <w:pPr>
            <w:pStyle w:val="TOC2"/>
            <w:rPr>
              <w:rFonts w:eastAsiaTheme="minorEastAsia"/>
              <w:b w:val="0"/>
              <w:lang w:eastAsia="en-GB"/>
            </w:rPr>
          </w:pPr>
          <w:hyperlink w:anchor="_Toc64965059" w:history="1">
            <w:r w:rsidR="00586ABA" w:rsidRPr="005F19E3">
              <w:rPr>
                <w:rStyle w:val="Hyperlink"/>
              </w:rPr>
              <w:t>4.11</w:t>
            </w:r>
            <w:r w:rsidR="00586ABA">
              <w:rPr>
                <w:rFonts w:eastAsiaTheme="minorEastAsia"/>
                <w:b w:val="0"/>
                <w:lang w:eastAsia="en-GB"/>
              </w:rPr>
              <w:tab/>
            </w:r>
            <w:r w:rsidR="00586ABA" w:rsidRPr="005F19E3">
              <w:rPr>
                <w:rStyle w:val="Hyperlink"/>
              </w:rPr>
              <w:t>System Lifecycle Plan</w:t>
            </w:r>
            <w:r w:rsidR="00586ABA">
              <w:rPr>
                <w:webHidden/>
              </w:rPr>
              <w:tab/>
            </w:r>
            <w:r w:rsidR="00586ABA">
              <w:rPr>
                <w:webHidden/>
              </w:rPr>
              <w:fldChar w:fldCharType="begin"/>
            </w:r>
            <w:r w:rsidR="00586ABA">
              <w:rPr>
                <w:webHidden/>
              </w:rPr>
              <w:instrText xml:space="preserve"> PAGEREF _Toc64965059 \h </w:instrText>
            </w:r>
            <w:r w:rsidR="00586ABA">
              <w:rPr>
                <w:webHidden/>
              </w:rPr>
            </w:r>
            <w:r w:rsidR="00586ABA">
              <w:rPr>
                <w:webHidden/>
              </w:rPr>
              <w:fldChar w:fldCharType="separate"/>
            </w:r>
            <w:r w:rsidR="00586ABA">
              <w:rPr>
                <w:webHidden/>
              </w:rPr>
              <w:t>52</w:t>
            </w:r>
            <w:r w:rsidR="00586ABA">
              <w:rPr>
                <w:webHidden/>
              </w:rPr>
              <w:fldChar w:fldCharType="end"/>
            </w:r>
          </w:hyperlink>
        </w:p>
        <w:p w14:paraId="704C0CF2" w14:textId="61E3C559" w:rsidR="00586ABA" w:rsidRDefault="00226866">
          <w:pPr>
            <w:pStyle w:val="TOC2"/>
            <w:rPr>
              <w:rFonts w:eastAsiaTheme="minorEastAsia"/>
              <w:b w:val="0"/>
              <w:lang w:eastAsia="en-GB"/>
            </w:rPr>
          </w:pPr>
          <w:hyperlink w:anchor="_Toc64965060" w:history="1">
            <w:r w:rsidR="00586ABA" w:rsidRPr="005F19E3">
              <w:rPr>
                <w:rStyle w:val="Hyperlink"/>
              </w:rPr>
              <w:t>4.12</w:t>
            </w:r>
            <w:r w:rsidR="00586ABA">
              <w:rPr>
                <w:rFonts w:eastAsiaTheme="minorEastAsia"/>
                <w:b w:val="0"/>
                <w:lang w:eastAsia="en-GB"/>
              </w:rPr>
              <w:tab/>
            </w:r>
            <w:r w:rsidR="00586ABA" w:rsidRPr="005F19E3">
              <w:rPr>
                <w:rStyle w:val="Hyperlink"/>
              </w:rPr>
              <w:t>Component Lifecycle Overview and Evergreen Statement</w:t>
            </w:r>
            <w:r w:rsidR="00586ABA">
              <w:rPr>
                <w:webHidden/>
              </w:rPr>
              <w:tab/>
            </w:r>
            <w:r w:rsidR="00586ABA">
              <w:rPr>
                <w:webHidden/>
              </w:rPr>
              <w:fldChar w:fldCharType="begin"/>
            </w:r>
            <w:r w:rsidR="00586ABA">
              <w:rPr>
                <w:webHidden/>
              </w:rPr>
              <w:instrText xml:space="preserve"> PAGEREF _Toc64965060 \h </w:instrText>
            </w:r>
            <w:r w:rsidR="00586ABA">
              <w:rPr>
                <w:webHidden/>
              </w:rPr>
            </w:r>
            <w:r w:rsidR="00586ABA">
              <w:rPr>
                <w:webHidden/>
              </w:rPr>
              <w:fldChar w:fldCharType="separate"/>
            </w:r>
            <w:r w:rsidR="00586ABA">
              <w:rPr>
                <w:webHidden/>
              </w:rPr>
              <w:t>53</w:t>
            </w:r>
            <w:r w:rsidR="00586ABA">
              <w:rPr>
                <w:webHidden/>
              </w:rPr>
              <w:fldChar w:fldCharType="end"/>
            </w:r>
          </w:hyperlink>
        </w:p>
        <w:p w14:paraId="3099A224" w14:textId="063AE165" w:rsidR="00586ABA" w:rsidRDefault="00226866">
          <w:pPr>
            <w:pStyle w:val="TOC2"/>
            <w:rPr>
              <w:rFonts w:eastAsiaTheme="minorEastAsia"/>
              <w:b w:val="0"/>
              <w:lang w:eastAsia="en-GB"/>
            </w:rPr>
          </w:pPr>
          <w:hyperlink w:anchor="_Toc64965061" w:history="1">
            <w:r w:rsidR="00586ABA" w:rsidRPr="005F19E3">
              <w:rPr>
                <w:rStyle w:val="Hyperlink"/>
              </w:rPr>
              <w:t>4.13</w:t>
            </w:r>
            <w:r w:rsidR="00586ABA">
              <w:rPr>
                <w:rFonts w:eastAsiaTheme="minorEastAsia"/>
                <w:b w:val="0"/>
                <w:lang w:eastAsia="en-GB"/>
              </w:rPr>
              <w:tab/>
            </w:r>
            <w:r w:rsidR="00586ABA" w:rsidRPr="005F19E3">
              <w:rPr>
                <w:rStyle w:val="Hyperlink"/>
              </w:rPr>
              <w:t>High Availability / Resiliency / COOP / BCP / DR Description</w:t>
            </w:r>
            <w:r w:rsidR="00586ABA">
              <w:rPr>
                <w:webHidden/>
              </w:rPr>
              <w:tab/>
            </w:r>
            <w:r w:rsidR="00586ABA">
              <w:rPr>
                <w:webHidden/>
              </w:rPr>
              <w:fldChar w:fldCharType="begin"/>
            </w:r>
            <w:r w:rsidR="00586ABA">
              <w:rPr>
                <w:webHidden/>
              </w:rPr>
              <w:instrText xml:space="preserve"> PAGEREF _Toc64965061 \h </w:instrText>
            </w:r>
            <w:r w:rsidR="00586ABA">
              <w:rPr>
                <w:webHidden/>
              </w:rPr>
            </w:r>
            <w:r w:rsidR="00586ABA">
              <w:rPr>
                <w:webHidden/>
              </w:rPr>
              <w:fldChar w:fldCharType="separate"/>
            </w:r>
            <w:r w:rsidR="00586ABA">
              <w:rPr>
                <w:webHidden/>
              </w:rPr>
              <w:t>53</w:t>
            </w:r>
            <w:r w:rsidR="00586ABA">
              <w:rPr>
                <w:webHidden/>
              </w:rPr>
              <w:fldChar w:fldCharType="end"/>
            </w:r>
          </w:hyperlink>
        </w:p>
        <w:p w14:paraId="10EE0D3B" w14:textId="6CCF283E" w:rsidR="00586ABA" w:rsidRDefault="00226866">
          <w:pPr>
            <w:pStyle w:val="TOC2"/>
            <w:rPr>
              <w:rFonts w:eastAsiaTheme="minorEastAsia"/>
              <w:b w:val="0"/>
              <w:lang w:eastAsia="en-GB"/>
            </w:rPr>
          </w:pPr>
          <w:hyperlink w:anchor="_Toc64965062" w:history="1">
            <w:r w:rsidR="00586ABA" w:rsidRPr="005F19E3">
              <w:rPr>
                <w:rStyle w:val="Hyperlink"/>
              </w:rPr>
              <w:t>4.14</w:t>
            </w:r>
            <w:r w:rsidR="00586ABA">
              <w:rPr>
                <w:rFonts w:eastAsiaTheme="minorEastAsia"/>
                <w:b w:val="0"/>
                <w:lang w:eastAsia="en-GB"/>
              </w:rPr>
              <w:tab/>
            </w:r>
            <w:r w:rsidR="00586ABA" w:rsidRPr="005F19E3">
              <w:rPr>
                <w:rStyle w:val="Hyperlink"/>
              </w:rPr>
              <w:t>License Model Statement</w:t>
            </w:r>
            <w:r w:rsidR="00586ABA">
              <w:rPr>
                <w:webHidden/>
              </w:rPr>
              <w:tab/>
            </w:r>
            <w:r w:rsidR="00586ABA">
              <w:rPr>
                <w:webHidden/>
              </w:rPr>
              <w:fldChar w:fldCharType="begin"/>
            </w:r>
            <w:r w:rsidR="00586ABA">
              <w:rPr>
                <w:webHidden/>
              </w:rPr>
              <w:instrText xml:space="preserve"> PAGEREF _Toc64965062 \h </w:instrText>
            </w:r>
            <w:r w:rsidR="00586ABA">
              <w:rPr>
                <w:webHidden/>
              </w:rPr>
            </w:r>
            <w:r w:rsidR="00586ABA">
              <w:rPr>
                <w:webHidden/>
              </w:rPr>
              <w:fldChar w:fldCharType="separate"/>
            </w:r>
            <w:r w:rsidR="00586ABA">
              <w:rPr>
                <w:webHidden/>
              </w:rPr>
              <w:t>53</w:t>
            </w:r>
            <w:r w:rsidR="00586ABA">
              <w:rPr>
                <w:webHidden/>
              </w:rPr>
              <w:fldChar w:fldCharType="end"/>
            </w:r>
          </w:hyperlink>
        </w:p>
        <w:p w14:paraId="177E5538" w14:textId="6BE3980D" w:rsidR="00586ABA" w:rsidRDefault="00226866">
          <w:pPr>
            <w:pStyle w:val="TOC2"/>
            <w:rPr>
              <w:rFonts w:eastAsiaTheme="minorEastAsia"/>
              <w:b w:val="0"/>
              <w:lang w:eastAsia="en-GB"/>
            </w:rPr>
          </w:pPr>
          <w:hyperlink w:anchor="_Toc64965063" w:history="1">
            <w:r w:rsidR="00586ABA" w:rsidRPr="005F19E3">
              <w:rPr>
                <w:rStyle w:val="Hyperlink"/>
              </w:rPr>
              <w:t>4.15</w:t>
            </w:r>
            <w:r w:rsidR="00586ABA">
              <w:rPr>
                <w:rFonts w:eastAsiaTheme="minorEastAsia"/>
                <w:b w:val="0"/>
                <w:lang w:eastAsia="en-GB"/>
              </w:rPr>
              <w:tab/>
            </w:r>
            <w:r w:rsidR="00586ABA" w:rsidRPr="005F19E3">
              <w:rPr>
                <w:rStyle w:val="Hyperlink"/>
              </w:rPr>
              <w:t>Funding Model</w:t>
            </w:r>
            <w:r w:rsidR="00586ABA">
              <w:rPr>
                <w:webHidden/>
              </w:rPr>
              <w:tab/>
            </w:r>
            <w:r w:rsidR="00586ABA">
              <w:rPr>
                <w:webHidden/>
              </w:rPr>
              <w:fldChar w:fldCharType="begin"/>
            </w:r>
            <w:r w:rsidR="00586ABA">
              <w:rPr>
                <w:webHidden/>
              </w:rPr>
              <w:instrText xml:space="preserve"> PAGEREF _Toc64965063 \h </w:instrText>
            </w:r>
            <w:r w:rsidR="00586ABA">
              <w:rPr>
                <w:webHidden/>
              </w:rPr>
            </w:r>
            <w:r w:rsidR="00586ABA">
              <w:rPr>
                <w:webHidden/>
              </w:rPr>
              <w:fldChar w:fldCharType="separate"/>
            </w:r>
            <w:r w:rsidR="00586ABA">
              <w:rPr>
                <w:webHidden/>
              </w:rPr>
              <w:t>54</w:t>
            </w:r>
            <w:r w:rsidR="00586ABA">
              <w:rPr>
                <w:webHidden/>
              </w:rPr>
              <w:fldChar w:fldCharType="end"/>
            </w:r>
          </w:hyperlink>
        </w:p>
        <w:p w14:paraId="64981571" w14:textId="71ECF82F" w:rsidR="00586ABA" w:rsidRDefault="00226866">
          <w:pPr>
            <w:pStyle w:val="TOC2"/>
            <w:rPr>
              <w:rFonts w:eastAsiaTheme="minorEastAsia"/>
              <w:b w:val="0"/>
              <w:lang w:eastAsia="en-GB"/>
            </w:rPr>
          </w:pPr>
          <w:hyperlink w:anchor="_Toc64965064" w:history="1">
            <w:r w:rsidR="00586ABA" w:rsidRPr="005F19E3">
              <w:rPr>
                <w:rStyle w:val="Hyperlink"/>
              </w:rPr>
              <w:t>4.16</w:t>
            </w:r>
            <w:r w:rsidR="00586ABA">
              <w:rPr>
                <w:rFonts w:eastAsiaTheme="minorEastAsia"/>
                <w:b w:val="0"/>
                <w:lang w:eastAsia="en-GB"/>
              </w:rPr>
              <w:tab/>
            </w:r>
            <w:r w:rsidR="00586ABA" w:rsidRPr="005F19E3">
              <w:rPr>
                <w:rStyle w:val="Hyperlink"/>
              </w:rPr>
              <w:t>Sustainability Statement</w:t>
            </w:r>
            <w:r w:rsidR="00586ABA">
              <w:rPr>
                <w:webHidden/>
              </w:rPr>
              <w:tab/>
            </w:r>
            <w:r w:rsidR="00586ABA">
              <w:rPr>
                <w:webHidden/>
              </w:rPr>
              <w:fldChar w:fldCharType="begin"/>
            </w:r>
            <w:r w:rsidR="00586ABA">
              <w:rPr>
                <w:webHidden/>
              </w:rPr>
              <w:instrText xml:space="preserve"> PAGEREF _Toc64965064 \h </w:instrText>
            </w:r>
            <w:r w:rsidR="00586ABA">
              <w:rPr>
                <w:webHidden/>
              </w:rPr>
            </w:r>
            <w:r w:rsidR="00586ABA">
              <w:rPr>
                <w:webHidden/>
              </w:rPr>
              <w:fldChar w:fldCharType="separate"/>
            </w:r>
            <w:r w:rsidR="00586ABA">
              <w:rPr>
                <w:webHidden/>
              </w:rPr>
              <w:t>54</w:t>
            </w:r>
            <w:r w:rsidR="00586ABA">
              <w:rPr>
                <w:webHidden/>
              </w:rPr>
              <w:fldChar w:fldCharType="end"/>
            </w:r>
          </w:hyperlink>
        </w:p>
        <w:p w14:paraId="397B708F" w14:textId="2D5D25BF" w:rsidR="00586ABA" w:rsidRDefault="00226866">
          <w:pPr>
            <w:pStyle w:val="TOC1"/>
            <w:tabs>
              <w:tab w:val="left" w:pos="440"/>
              <w:tab w:val="right" w:leader="dot" w:pos="9060"/>
            </w:tabs>
            <w:rPr>
              <w:rFonts w:eastAsiaTheme="minorEastAsia"/>
              <w:noProof/>
              <w:lang w:eastAsia="en-GB"/>
            </w:rPr>
          </w:pPr>
          <w:hyperlink w:anchor="_Toc64965065" w:history="1">
            <w:r w:rsidR="00586ABA" w:rsidRPr="005F19E3">
              <w:rPr>
                <w:rStyle w:val="Hyperlink"/>
                <w:noProof/>
              </w:rPr>
              <w:t>5</w:t>
            </w:r>
            <w:r w:rsidR="00586ABA">
              <w:rPr>
                <w:rFonts w:eastAsiaTheme="minorEastAsia"/>
                <w:noProof/>
                <w:lang w:eastAsia="en-GB"/>
              </w:rPr>
              <w:tab/>
            </w:r>
            <w:r w:rsidR="00586ABA" w:rsidRPr="005F19E3">
              <w:rPr>
                <w:rStyle w:val="Hyperlink"/>
                <w:noProof/>
              </w:rPr>
              <w:t>Security Overview</w:t>
            </w:r>
            <w:r w:rsidR="00586ABA">
              <w:rPr>
                <w:noProof/>
                <w:webHidden/>
              </w:rPr>
              <w:tab/>
            </w:r>
            <w:r w:rsidR="00586ABA">
              <w:rPr>
                <w:noProof/>
                <w:webHidden/>
              </w:rPr>
              <w:fldChar w:fldCharType="begin"/>
            </w:r>
            <w:r w:rsidR="00586ABA">
              <w:rPr>
                <w:noProof/>
                <w:webHidden/>
              </w:rPr>
              <w:instrText xml:space="preserve"> PAGEREF _Toc64965065 \h </w:instrText>
            </w:r>
            <w:r w:rsidR="00586ABA">
              <w:rPr>
                <w:noProof/>
                <w:webHidden/>
              </w:rPr>
            </w:r>
            <w:r w:rsidR="00586ABA">
              <w:rPr>
                <w:noProof/>
                <w:webHidden/>
              </w:rPr>
              <w:fldChar w:fldCharType="separate"/>
            </w:r>
            <w:r w:rsidR="00586ABA">
              <w:rPr>
                <w:noProof/>
                <w:webHidden/>
              </w:rPr>
              <w:t>56</w:t>
            </w:r>
            <w:r w:rsidR="00586ABA">
              <w:rPr>
                <w:noProof/>
                <w:webHidden/>
              </w:rPr>
              <w:fldChar w:fldCharType="end"/>
            </w:r>
          </w:hyperlink>
        </w:p>
        <w:p w14:paraId="4F99F5FD" w14:textId="3F19219E" w:rsidR="00586ABA" w:rsidRDefault="00226866">
          <w:pPr>
            <w:pStyle w:val="TOC2"/>
            <w:rPr>
              <w:rFonts w:eastAsiaTheme="minorEastAsia"/>
              <w:b w:val="0"/>
              <w:lang w:eastAsia="en-GB"/>
            </w:rPr>
          </w:pPr>
          <w:hyperlink w:anchor="_Toc64965066" w:history="1">
            <w:r w:rsidR="00586ABA" w:rsidRPr="005F19E3">
              <w:rPr>
                <w:rStyle w:val="Hyperlink"/>
              </w:rPr>
              <w:t>5.1</w:t>
            </w:r>
            <w:r w:rsidR="00586ABA">
              <w:rPr>
                <w:rFonts w:eastAsiaTheme="minorEastAsia"/>
                <w:b w:val="0"/>
                <w:lang w:eastAsia="en-GB"/>
              </w:rPr>
              <w:tab/>
            </w:r>
            <w:r w:rsidR="00586ABA" w:rsidRPr="005F19E3">
              <w:rPr>
                <w:rStyle w:val="Hyperlink"/>
              </w:rPr>
              <w:t>Application Security</w:t>
            </w:r>
            <w:r w:rsidR="00586ABA">
              <w:rPr>
                <w:webHidden/>
              </w:rPr>
              <w:tab/>
            </w:r>
            <w:r w:rsidR="00586ABA">
              <w:rPr>
                <w:webHidden/>
              </w:rPr>
              <w:fldChar w:fldCharType="begin"/>
            </w:r>
            <w:r w:rsidR="00586ABA">
              <w:rPr>
                <w:webHidden/>
              </w:rPr>
              <w:instrText xml:space="preserve"> PAGEREF _Toc64965066 \h </w:instrText>
            </w:r>
            <w:r w:rsidR="00586ABA">
              <w:rPr>
                <w:webHidden/>
              </w:rPr>
            </w:r>
            <w:r w:rsidR="00586ABA">
              <w:rPr>
                <w:webHidden/>
              </w:rPr>
              <w:fldChar w:fldCharType="separate"/>
            </w:r>
            <w:r w:rsidR="00586ABA">
              <w:rPr>
                <w:webHidden/>
              </w:rPr>
              <w:t>56</w:t>
            </w:r>
            <w:r w:rsidR="00586ABA">
              <w:rPr>
                <w:webHidden/>
              </w:rPr>
              <w:fldChar w:fldCharType="end"/>
            </w:r>
          </w:hyperlink>
        </w:p>
        <w:p w14:paraId="607ED528" w14:textId="083FD37E" w:rsidR="00586ABA" w:rsidRDefault="00226866">
          <w:pPr>
            <w:pStyle w:val="TOC3"/>
            <w:rPr>
              <w:rFonts w:eastAsiaTheme="minorEastAsia"/>
              <w:lang w:eastAsia="en-GB"/>
            </w:rPr>
          </w:pPr>
          <w:hyperlink w:anchor="_Toc64965067" w:history="1">
            <w:r w:rsidR="00586ABA" w:rsidRPr="005F19E3">
              <w:rPr>
                <w:rStyle w:val="Hyperlink"/>
              </w:rPr>
              <w:t>5.1.1</w:t>
            </w:r>
            <w:r w:rsidR="00586ABA">
              <w:rPr>
                <w:rFonts w:eastAsiaTheme="minorEastAsia"/>
                <w:lang w:eastAsia="en-GB"/>
              </w:rPr>
              <w:tab/>
            </w:r>
            <w:r w:rsidR="00586ABA" w:rsidRPr="005F19E3">
              <w:rPr>
                <w:rStyle w:val="Hyperlink"/>
              </w:rPr>
              <w:t>Data Centre and Infrastructure Security</w:t>
            </w:r>
            <w:r w:rsidR="00586ABA">
              <w:rPr>
                <w:webHidden/>
              </w:rPr>
              <w:tab/>
            </w:r>
            <w:r w:rsidR="00586ABA">
              <w:rPr>
                <w:webHidden/>
              </w:rPr>
              <w:fldChar w:fldCharType="begin"/>
            </w:r>
            <w:r w:rsidR="00586ABA">
              <w:rPr>
                <w:webHidden/>
              </w:rPr>
              <w:instrText xml:space="preserve"> PAGEREF _Toc64965067 \h </w:instrText>
            </w:r>
            <w:r w:rsidR="00586ABA">
              <w:rPr>
                <w:webHidden/>
              </w:rPr>
            </w:r>
            <w:r w:rsidR="00586ABA">
              <w:rPr>
                <w:webHidden/>
              </w:rPr>
              <w:fldChar w:fldCharType="separate"/>
            </w:r>
            <w:r w:rsidR="00586ABA">
              <w:rPr>
                <w:webHidden/>
              </w:rPr>
              <w:t>56</w:t>
            </w:r>
            <w:r w:rsidR="00586ABA">
              <w:rPr>
                <w:webHidden/>
              </w:rPr>
              <w:fldChar w:fldCharType="end"/>
            </w:r>
          </w:hyperlink>
        </w:p>
        <w:p w14:paraId="7CC44F19" w14:textId="1BF0F16E" w:rsidR="00586ABA" w:rsidRDefault="00226866">
          <w:pPr>
            <w:pStyle w:val="TOC3"/>
            <w:rPr>
              <w:rFonts w:eastAsiaTheme="minorEastAsia"/>
              <w:lang w:eastAsia="en-GB"/>
            </w:rPr>
          </w:pPr>
          <w:hyperlink w:anchor="_Toc64965068" w:history="1">
            <w:r w:rsidR="00586ABA" w:rsidRPr="005F19E3">
              <w:rPr>
                <w:rStyle w:val="Hyperlink"/>
              </w:rPr>
              <w:t>5.1.2</w:t>
            </w:r>
            <w:r w:rsidR="00586ABA">
              <w:rPr>
                <w:rFonts w:eastAsiaTheme="minorEastAsia"/>
                <w:lang w:eastAsia="en-GB"/>
              </w:rPr>
              <w:tab/>
            </w:r>
            <w:r w:rsidR="00586ABA" w:rsidRPr="005F19E3">
              <w:rPr>
                <w:rStyle w:val="Hyperlink"/>
              </w:rPr>
              <w:t>Shared Hosting Platform Security</w:t>
            </w:r>
            <w:r w:rsidR="00586ABA">
              <w:rPr>
                <w:webHidden/>
              </w:rPr>
              <w:tab/>
            </w:r>
            <w:r w:rsidR="00586ABA">
              <w:rPr>
                <w:webHidden/>
              </w:rPr>
              <w:fldChar w:fldCharType="begin"/>
            </w:r>
            <w:r w:rsidR="00586ABA">
              <w:rPr>
                <w:webHidden/>
              </w:rPr>
              <w:instrText xml:space="preserve"> PAGEREF _Toc64965068 \h </w:instrText>
            </w:r>
            <w:r w:rsidR="00586ABA">
              <w:rPr>
                <w:webHidden/>
              </w:rPr>
            </w:r>
            <w:r w:rsidR="00586ABA">
              <w:rPr>
                <w:webHidden/>
              </w:rPr>
              <w:fldChar w:fldCharType="separate"/>
            </w:r>
            <w:r w:rsidR="00586ABA">
              <w:rPr>
                <w:webHidden/>
              </w:rPr>
              <w:t>57</w:t>
            </w:r>
            <w:r w:rsidR="00586ABA">
              <w:rPr>
                <w:webHidden/>
              </w:rPr>
              <w:fldChar w:fldCharType="end"/>
            </w:r>
          </w:hyperlink>
        </w:p>
        <w:p w14:paraId="121B5DAF" w14:textId="51AED9E4" w:rsidR="00586ABA" w:rsidRDefault="00226866">
          <w:pPr>
            <w:pStyle w:val="TOC3"/>
            <w:rPr>
              <w:rFonts w:eastAsiaTheme="minorEastAsia"/>
              <w:lang w:eastAsia="en-GB"/>
            </w:rPr>
          </w:pPr>
          <w:hyperlink w:anchor="_Toc64965069" w:history="1">
            <w:r w:rsidR="00586ABA" w:rsidRPr="005F19E3">
              <w:rPr>
                <w:rStyle w:val="Hyperlink"/>
              </w:rPr>
              <w:t>5.1.3</w:t>
            </w:r>
            <w:r w:rsidR="00586ABA">
              <w:rPr>
                <w:rFonts w:eastAsiaTheme="minorEastAsia"/>
                <w:lang w:eastAsia="en-GB"/>
              </w:rPr>
              <w:tab/>
            </w:r>
            <w:r w:rsidR="00586ABA" w:rsidRPr="005F19E3">
              <w:rPr>
                <w:rStyle w:val="Hyperlink"/>
              </w:rPr>
              <w:t>Third Party Access Security</w:t>
            </w:r>
            <w:r w:rsidR="00586ABA">
              <w:rPr>
                <w:webHidden/>
              </w:rPr>
              <w:tab/>
            </w:r>
            <w:r w:rsidR="00586ABA">
              <w:rPr>
                <w:webHidden/>
              </w:rPr>
              <w:fldChar w:fldCharType="begin"/>
            </w:r>
            <w:r w:rsidR="00586ABA">
              <w:rPr>
                <w:webHidden/>
              </w:rPr>
              <w:instrText xml:space="preserve"> PAGEREF _Toc64965069 \h </w:instrText>
            </w:r>
            <w:r w:rsidR="00586ABA">
              <w:rPr>
                <w:webHidden/>
              </w:rPr>
            </w:r>
            <w:r w:rsidR="00586ABA">
              <w:rPr>
                <w:webHidden/>
              </w:rPr>
              <w:fldChar w:fldCharType="separate"/>
            </w:r>
            <w:r w:rsidR="00586ABA">
              <w:rPr>
                <w:webHidden/>
              </w:rPr>
              <w:t>58</w:t>
            </w:r>
            <w:r w:rsidR="00586ABA">
              <w:rPr>
                <w:webHidden/>
              </w:rPr>
              <w:fldChar w:fldCharType="end"/>
            </w:r>
          </w:hyperlink>
        </w:p>
        <w:p w14:paraId="3EE5AFC2" w14:textId="1FF43F38" w:rsidR="00586ABA" w:rsidRDefault="00226866">
          <w:pPr>
            <w:pStyle w:val="TOC3"/>
            <w:rPr>
              <w:rFonts w:eastAsiaTheme="minorEastAsia"/>
              <w:lang w:eastAsia="en-GB"/>
            </w:rPr>
          </w:pPr>
          <w:hyperlink w:anchor="_Toc64965070" w:history="1">
            <w:r w:rsidR="00586ABA" w:rsidRPr="005F19E3">
              <w:rPr>
                <w:rStyle w:val="Hyperlink"/>
              </w:rPr>
              <w:t>5.1.4</w:t>
            </w:r>
            <w:r w:rsidR="00586ABA">
              <w:rPr>
                <w:rFonts w:eastAsiaTheme="minorEastAsia"/>
                <w:lang w:eastAsia="en-GB"/>
              </w:rPr>
              <w:tab/>
            </w:r>
            <w:r w:rsidR="00586ABA" w:rsidRPr="005F19E3">
              <w:rPr>
                <w:rStyle w:val="Hyperlink"/>
              </w:rPr>
              <w:t>Network Security</w:t>
            </w:r>
            <w:r w:rsidR="00586ABA">
              <w:rPr>
                <w:webHidden/>
              </w:rPr>
              <w:tab/>
            </w:r>
            <w:r w:rsidR="00586ABA">
              <w:rPr>
                <w:webHidden/>
              </w:rPr>
              <w:fldChar w:fldCharType="begin"/>
            </w:r>
            <w:r w:rsidR="00586ABA">
              <w:rPr>
                <w:webHidden/>
              </w:rPr>
              <w:instrText xml:space="preserve"> PAGEREF _Toc64965070 \h </w:instrText>
            </w:r>
            <w:r w:rsidR="00586ABA">
              <w:rPr>
                <w:webHidden/>
              </w:rPr>
            </w:r>
            <w:r w:rsidR="00586ABA">
              <w:rPr>
                <w:webHidden/>
              </w:rPr>
              <w:fldChar w:fldCharType="separate"/>
            </w:r>
            <w:r w:rsidR="00586ABA">
              <w:rPr>
                <w:webHidden/>
              </w:rPr>
              <w:t>58</w:t>
            </w:r>
            <w:r w:rsidR="00586ABA">
              <w:rPr>
                <w:webHidden/>
              </w:rPr>
              <w:fldChar w:fldCharType="end"/>
            </w:r>
          </w:hyperlink>
        </w:p>
        <w:p w14:paraId="0C946D43" w14:textId="4127D869" w:rsidR="00586ABA" w:rsidRDefault="00226866">
          <w:pPr>
            <w:pStyle w:val="TOC3"/>
            <w:rPr>
              <w:rFonts w:eastAsiaTheme="minorEastAsia"/>
              <w:lang w:eastAsia="en-GB"/>
            </w:rPr>
          </w:pPr>
          <w:hyperlink w:anchor="_Toc64965071" w:history="1">
            <w:r w:rsidR="00586ABA" w:rsidRPr="005F19E3">
              <w:rPr>
                <w:rStyle w:val="Hyperlink"/>
              </w:rPr>
              <w:t>5.1.5</w:t>
            </w:r>
            <w:r w:rsidR="00586ABA">
              <w:rPr>
                <w:rFonts w:eastAsiaTheme="minorEastAsia"/>
                <w:lang w:eastAsia="en-GB"/>
              </w:rPr>
              <w:tab/>
            </w:r>
            <w:r w:rsidR="00586ABA" w:rsidRPr="005F19E3">
              <w:rPr>
                <w:rStyle w:val="Hyperlink"/>
              </w:rPr>
              <w:t>Mobile Platform Security</w:t>
            </w:r>
            <w:r w:rsidR="00586ABA">
              <w:rPr>
                <w:webHidden/>
              </w:rPr>
              <w:tab/>
            </w:r>
            <w:r w:rsidR="00586ABA">
              <w:rPr>
                <w:webHidden/>
              </w:rPr>
              <w:fldChar w:fldCharType="begin"/>
            </w:r>
            <w:r w:rsidR="00586ABA">
              <w:rPr>
                <w:webHidden/>
              </w:rPr>
              <w:instrText xml:space="preserve"> PAGEREF _Toc64965071 \h </w:instrText>
            </w:r>
            <w:r w:rsidR="00586ABA">
              <w:rPr>
                <w:webHidden/>
              </w:rPr>
            </w:r>
            <w:r w:rsidR="00586ABA">
              <w:rPr>
                <w:webHidden/>
              </w:rPr>
              <w:fldChar w:fldCharType="separate"/>
            </w:r>
            <w:r w:rsidR="00586ABA">
              <w:rPr>
                <w:webHidden/>
              </w:rPr>
              <w:t>60</w:t>
            </w:r>
            <w:r w:rsidR="00586ABA">
              <w:rPr>
                <w:webHidden/>
              </w:rPr>
              <w:fldChar w:fldCharType="end"/>
            </w:r>
          </w:hyperlink>
        </w:p>
        <w:p w14:paraId="35305744" w14:textId="10F849D7" w:rsidR="00586ABA" w:rsidRDefault="00226866">
          <w:pPr>
            <w:pStyle w:val="TOC2"/>
            <w:rPr>
              <w:rFonts w:eastAsiaTheme="minorEastAsia"/>
              <w:b w:val="0"/>
              <w:lang w:eastAsia="en-GB"/>
            </w:rPr>
          </w:pPr>
          <w:hyperlink w:anchor="_Toc64965072" w:history="1">
            <w:r w:rsidR="00586ABA" w:rsidRPr="005F19E3">
              <w:rPr>
                <w:rStyle w:val="Hyperlink"/>
              </w:rPr>
              <w:t>5.2</w:t>
            </w:r>
            <w:r w:rsidR="00586ABA">
              <w:rPr>
                <w:rFonts w:eastAsiaTheme="minorEastAsia"/>
                <w:b w:val="0"/>
                <w:lang w:eastAsia="en-GB"/>
              </w:rPr>
              <w:tab/>
            </w:r>
            <w:r w:rsidR="00586ABA" w:rsidRPr="005F19E3">
              <w:rPr>
                <w:rStyle w:val="Hyperlink"/>
              </w:rPr>
              <w:t>Data Security</w:t>
            </w:r>
            <w:r w:rsidR="00586ABA">
              <w:rPr>
                <w:webHidden/>
              </w:rPr>
              <w:tab/>
            </w:r>
            <w:r w:rsidR="00586ABA">
              <w:rPr>
                <w:webHidden/>
              </w:rPr>
              <w:fldChar w:fldCharType="begin"/>
            </w:r>
            <w:r w:rsidR="00586ABA">
              <w:rPr>
                <w:webHidden/>
              </w:rPr>
              <w:instrText xml:space="preserve"> PAGEREF _Toc64965072 \h </w:instrText>
            </w:r>
            <w:r w:rsidR="00586ABA">
              <w:rPr>
                <w:webHidden/>
              </w:rPr>
            </w:r>
            <w:r w:rsidR="00586ABA">
              <w:rPr>
                <w:webHidden/>
              </w:rPr>
              <w:fldChar w:fldCharType="separate"/>
            </w:r>
            <w:r w:rsidR="00586ABA">
              <w:rPr>
                <w:webHidden/>
              </w:rPr>
              <w:t>60</w:t>
            </w:r>
            <w:r w:rsidR="00586ABA">
              <w:rPr>
                <w:webHidden/>
              </w:rPr>
              <w:fldChar w:fldCharType="end"/>
            </w:r>
          </w:hyperlink>
        </w:p>
        <w:p w14:paraId="1A90A0D3" w14:textId="1DBC271C" w:rsidR="00586ABA" w:rsidRDefault="00226866">
          <w:pPr>
            <w:pStyle w:val="TOC3"/>
            <w:rPr>
              <w:rFonts w:eastAsiaTheme="minorEastAsia"/>
              <w:lang w:eastAsia="en-GB"/>
            </w:rPr>
          </w:pPr>
          <w:hyperlink w:anchor="_Toc64965073" w:history="1">
            <w:r w:rsidR="00586ABA" w:rsidRPr="005F19E3">
              <w:rPr>
                <w:rStyle w:val="Hyperlink"/>
              </w:rPr>
              <w:t>5.2.1</w:t>
            </w:r>
            <w:r w:rsidR="00586ABA">
              <w:rPr>
                <w:rFonts w:eastAsiaTheme="minorEastAsia"/>
                <w:lang w:eastAsia="en-GB"/>
              </w:rPr>
              <w:tab/>
            </w:r>
            <w:r w:rsidR="00586ABA" w:rsidRPr="005F19E3">
              <w:rPr>
                <w:rStyle w:val="Hyperlink"/>
              </w:rPr>
              <w:t>Level of Assurance</w:t>
            </w:r>
            <w:r w:rsidR="00586ABA">
              <w:rPr>
                <w:webHidden/>
              </w:rPr>
              <w:tab/>
            </w:r>
            <w:r w:rsidR="00586ABA">
              <w:rPr>
                <w:webHidden/>
              </w:rPr>
              <w:fldChar w:fldCharType="begin"/>
            </w:r>
            <w:r w:rsidR="00586ABA">
              <w:rPr>
                <w:webHidden/>
              </w:rPr>
              <w:instrText xml:space="preserve"> PAGEREF _Toc64965073 \h </w:instrText>
            </w:r>
            <w:r w:rsidR="00586ABA">
              <w:rPr>
                <w:webHidden/>
              </w:rPr>
            </w:r>
            <w:r w:rsidR="00586ABA">
              <w:rPr>
                <w:webHidden/>
              </w:rPr>
              <w:fldChar w:fldCharType="separate"/>
            </w:r>
            <w:r w:rsidR="00586ABA">
              <w:rPr>
                <w:webHidden/>
              </w:rPr>
              <w:t>61</w:t>
            </w:r>
            <w:r w:rsidR="00586ABA">
              <w:rPr>
                <w:webHidden/>
              </w:rPr>
              <w:fldChar w:fldCharType="end"/>
            </w:r>
          </w:hyperlink>
        </w:p>
        <w:p w14:paraId="39767F51" w14:textId="730F77E1" w:rsidR="00586ABA" w:rsidRDefault="00226866">
          <w:pPr>
            <w:pStyle w:val="TOC3"/>
            <w:rPr>
              <w:rFonts w:eastAsiaTheme="minorEastAsia"/>
              <w:lang w:eastAsia="en-GB"/>
            </w:rPr>
          </w:pPr>
          <w:hyperlink w:anchor="_Toc64965074" w:history="1">
            <w:r w:rsidR="00586ABA" w:rsidRPr="005F19E3">
              <w:rPr>
                <w:rStyle w:val="Hyperlink"/>
              </w:rPr>
              <w:t>5.2.2</w:t>
            </w:r>
            <w:r w:rsidR="00586ABA">
              <w:rPr>
                <w:rFonts w:eastAsiaTheme="minorEastAsia"/>
                <w:lang w:eastAsia="en-GB"/>
              </w:rPr>
              <w:tab/>
            </w:r>
            <w:r w:rsidR="00586ABA" w:rsidRPr="005F19E3">
              <w:rPr>
                <w:rStyle w:val="Hyperlink"/>
              </w:rPr>
              <w:t>Data Encryption</w:t>
            </w:r>
            <w:r w:rsidR="00586ABA">
              <w:rPr>
                <w:webHidden/>
              </w:rPr>
              <w:tab/>
            </w:r>
            <w:r w:rsidR="00586ABA">
              <w:rPr>
                <w:webHidden/>
              </w:rPr>
              <w:fldChar w:fldCharType="begin"/>
            </w:r>
            <w:r w:rsidR="00586ABA">
              <w:rPr>
                <w:webHidden/>
              </w:rPr>
              <w:instrText xml:space="preserve"> PAGEREF _Toc64965074 \h </w:instrText>
            </w:r>
            <w:r w:rsidR="00586ABA">
              <w:rPr>
                <w:webHidden/>
              </w:rPr>
            </w:r>
            <w:r w:rsidR="00586ABA">
              <w:rPr>
                <w:webHidden/>
              </w:rPr>
              <w:fldChar w:fldCharType="separate"/>
            </w:r>
            <w:r w:rsidR="00586ABA">
              <w:rPr>
                <w:webHidden/>
              </w:rPr>
              <w:t>61</w:t>
            </w:r>
            <w:r w:rsidR="00586ABA">
              <w:rPr>
                <w:webHidden/>
              </w:rPr>
              <w:fldChar w:fldCharType="end"/>
            </w:r>
          </w:hyperlink>
        </w:p>
        <w:p w14:paraId="11FF16E7" w14:textId="145E3870" w:rsidR="00586ABA" w:rsidRDefault="00226866">
          <w:pPr>
            <w:pStyle w:val="TOC3"/>
            <w:rPr>
              <w:rFonts w:eastAsiaTheme="minorEastAsia"/>
              <w:lang w:eastAsia="en-GB"/>
            </w:rPr>
          </w:pPr>
          <w:hyperlink w:anchor="_Toc64965075" w:history="1">
            <w:r w:rsidR="00586ABA" w:rsidRPr="005F19E3">
              <w:rPr>
                <w:rStyle w:val="Hyperlink"/>
              </w:rPr>
              <w:t>5.2.3</w:t>
            </w:r>
            <w:r w:rsidR="00586ABA">
              <w:rPr>
                <w:rFonts w:eastAsiaTheme="minorEastAsia"/>
                <w:lang w:eastAsia="en-GB"/>
              </w:rPr>
              <w:tab/>
            </w:r>
            <w:r w:rsidR="00586ABA" w:rsidRPr="005F19E3">
              <w:rPr>
                <w:rStyle w:val="Hyperlink"/>
              </w:rPr>
              <w:t>Auditing Assurance and Compliance</w:t>
            </w:r>
            <w:r w:rsidR="00586ABA">
              <w:rPr>
                <w:webHidden/>
              </w:rPr>
              <w:tab/>
            </w:r>
            <w:r w:rsidR="00586ABA">
              <w:rPr>
                <w:webHidden/>
              </w:rPr>
              <w:fldChar w:fldCharType="begin"/>
            </w:r>
            <w:r w:rsidR="00586ABA">
              <w:rPr>
                <w:webHidden/>
              </w:rPr>
              <w:instrText xml:space="preserve"> PAGEREF _Toc64965075 \h </w:instrText>
            </w:r>
            <w:r w:rsidR="00586ABA">
              <w:rPr>
                <w:webHidden/>
              </w:rPr>
            </w:r>
            <w:r w:rsidR="00586ABA">
              <w:rPr>
                <w:webHidden/>
              </w:rPr>
              <w:fldChar w:fldCharType="separate"/>
            </w:r>
            <w:r w:rsidR="00586ABA">
              <w:rPr>
                <w:webHidden/>
              </w:rPr>
              <w:t>62</w:t>
            </w:r>
            <w:r w:rsidR="00586ABA">
              <w:rPr>
                <w:webHidden/>
              </w:rPr>
              <w:fldChar w:fldCharType="end"/>
            </w:r>
          </w:hyperlink>
        </w:p>
        <w:p w14:paraId="021E528B" w14:textId="628C3748" w:rsidR="00586ABA" w:rsidRDefault="00226866">
          <w:pPr>
            <w:pStyle w:val="TOC3"/>
            <w:rPr>
              <w:rFonts w:eastAsiaTheme="minorEastAsia"/>
              <w:lang w:eastAsia="en-GB"/>
            </w:rPr>
          </w:pPr>
          <w:hyperlink w:anchor="_Toc64965076" w:history="1">
            <w:r w:rsidR="00586ABA" w:rsidRPr="005F19E3">
              <w:rPr>
                <w:rStyle w:val="Hyperlink"/>
              </w:rPr>
              <w:t>5.2.4</w:t>
            </w:r>
            <w:r w:rsidR="00586ABA">
              <w:rPr>
                <w:rFonts w:eastAsiaTheme="minorEastAsia"/>
                <w:lang w:eastAsia="en-GB"/>
              </w:rPr>
              <w:tab/>
            </w:r>
            <w:r w:rsidR="00586ABA" w:rsidRPr="005F19E3">
              <w:rPr>
                <w:rStyle w:val="Hyperlink"/>
              </w:rPr>
              <w:t>Information Lifecycle Management</w:t>
            </w:r>
            <w:r w:rsidR="00586ABA">
              <w:rPr>
                <w:webHidden/>
              </w:rPr>
              <w:tab/>
            </w:r>
            <w:r w:rsidR="00586ABA">
              <w:rPr>
                <w:webHidden/>
              </w:rPr>
              <w:fldChar w:fldCharType="begin"/>
            </w:r>
            <w:r w:rsidR="00586ABA">
              <w:rPr>
                <w:webHidden/>
              </w:rPr>
              <w:instrText xml:space="preserve"> PAGEREF _Toc64965076 \h </w:instrText>
            </w:r>
            <w:r w:rsidR="00586ABA">
              <w:rPr>
                <w:webHidden/>
              </w:rPr>
            </w:r>
            <w:r w:rsidR="00586ABA">
              <w:rPr>
                <w:webHidden/>
              </w:rPr>
              <w:fldChar w:fldCharType="separate"/>
            </w:r>
            <w:r w:rsidR="00586ABA">
              <w:rPr>
                <w:webHidden/>
              </w:rPr>
              <w:t>62</w:t>
            </w:r>
            <w:r w:rsidR="00586ABA">
              <w:rPr>
                <w:webHidden/>
              </w:rPr>
              <w:fldChar w:fldCharType="end"/>
            </w:r>
          </w:hyperlink>
        </w:p>
        <w:p w14:paraId="605161EE" w14:textId="554634FF" w:rsidR="00586ABA" w:rsidRDefault="00226866">
          <w:pPr>
            <w:pStyle w:val="TOC3"/>
            <w:rPr>
              <w:rFonts w:eastAsiaTheme="minorEastAsia"/>
              <w:lang w:eastAsia="en-GB"/>
            </w:rPr>
          </w:pPr>
          <w:hyperlink w:anchor="_Toc64965077" w:history="1">
            <w:r w:rsidR="00586ABA" w:rsidRPr="005F19E3">
              <w:rPr>
                <w:rStyle w:val="Hyperlink"/>
              </w:rPr>
              <w:t>5.2.5</w:t>
            </w:r>
            <w:r w:rsidR="00586ABA">
              <w:rPr>
                <w:rFonts w:eastAsiaTheme="minorEastAsia"/>
                <w:lang w:eastAsia="en-GB"/>
              </w:rPr>
              <w:tab/>
            </w:r>
            <w:r w:rsidR="00586ABA" w:rsidRPr="005F19E3">
              <w:rPr>
                <w:rStyle w:val="Hyperlink"/>
              </w:rPr>
              <w:t>Other Data Security Controls</w:t>
            </w:r>
            <w:r w:rsidR="00586ABA">
              <w:rPr>
                <w:webHidden/>
              </w:rPr>
              <w:tab/>
            </w:r>
            <w:r w:rsidR="00586ABA">
              <w:rPr>
                <w:webHidden/>
              </w:rPr>
              <w:fldChar w:fldCharType="begin"/>
            </w:r>
            <w:r w:rsidR="00586ABA">
              <w:rPr>
                <w:webHidden/>
              </w:rPr>
              <w:instrText xml:space="preserve"> PAGEREF _Toc64965077 \h </w:instrText>
            </w:r>
            <w:r w:rsidR="00586ABA">
              <w:rPr>
                <w:webHidden/>
              </w:rPr>
            </w:r>
            <w:r w:rsidR="00586ABA">
              <w:rPr>
                <w:webHidden/>
              </w:rPr>
              <w:fldChar w:fldCharType="separate"/>
            </w:r>
            <w:r w:rsidR="00586ABA">
              <w:rPr>
                <w:webHidden/>
              </w:rPr>
              <w:t>62</w:t>
            </w:r>
            <w:r w:rsidR="00586ABA">
              <w:rPr>
                <w:webHidden/>
              </w:rPr>
              <w:fldChar w:fldCharType="end"/>
            </w:r>
          </w:hyperlink>
        </w:p>
        <w:p w14:paraId="2D26D396" w14:textId="7C3FA2A1" w:rsidR="00586ABA" w:rsidRDefault="00226866">
          <w:pPr>
            <w:pStyle w:val="TOC2"/>
            <w:rPr>
              <w:rFonts w:eastAsiaTheme="minorEastAsia"/>
              <w:b w:val="0"/>
              <w:lang w:eastAsia="en-GB"/>
            </w:rPr>
          </w:pPr>
          <w:hyperlink w:anchor="_Toc64965078" w:history="1">
            <w:r w:rsidR="00586ABA" w:rsidRPr="005F19E3">
              <w:rPr>
                <w:rStyle w:val="Hyperlink"/>
              </w:rPr>
              <w:t>5.3</w:t>
            </w:r>
            <w:r w:rsidR="00586ABA">
              <w:rPr>
                <w:rFonts w:eastAsiaTheme="minorEastAsia"/>
                <w:b w:val="0"/>
                <w:lang w:eastAsia="en-GB"/>
              </w:rPr>
              <w:tab/>
            </w:r>
            <w:r w:rsidR="00586ABA" w:rsidRPr="005F19E3">
              <w:rPr>
                <w:rStyle w:val="Hyperlink"/>
              </w:rPr>
              <w:t>API Security</w:t>
            </w:r>
            <w:r w:rsidR="00586ABA">
              <w:rPr>
                <w:webHidden/>
              </w:rPr>
              <w:tab/>
            </w:r>
            <w:r w:rsidR="00586ABA">
              <w:rPr>
                <w:webHidden/>
              </w:rPr>
              <w:fldChar w:fldCharType="begin"/>
            </w:r>
            <w:r w:rsidR="00586ABA">
              <w:rPr>
                <w:webHidden/>
              </w:rPr>
              <w:instrText xml:space="preserve"> PAGEREF _Toc64965078 \h </w:instrText>
            </w:r>
            <w:r w:rsidR="00586ABA">
              <w:rPr>
                <w:webHidden/>
              </w:rPr>
            </w:r>
            <w:r w:rsidR="00586ABA">
              <w:rPr>
                <w:webHidden/>
              </w:rPr>
              <w:fldChar w:fldCharType="separate"/>
            </w:r>
            <w:r w:rsidR="00586ABA">
              <w:rPr>
                <w:webHidden/>
              </w:rPr>
              <w:t>62</w:t>
            </w:r>
            <w:r w:rsidR="00586ABA">
              <w:rPr>
                <w:webHidden/>
              </w:rPr>
              <w:fldChar w:fldCharType="end"/>
            </w:r>
          </w:hyperlink>
        </w:p>
        <w:p w14:paraId="458FF018" w14:textId="1B1724B7" w:rsidR="00586ABA" w:rsidRDefault="00226866">
          <w:pPr>
            <w:pStyle w:val="TOC2"/>
            <w:rPr>
              <w:rFonts w:eastAsiaTheme="minorEastAsia"/>
              <w:b w:val="0"/>
              <w:lang w:eastAsia="en-GB"/>
            </w:rPr>
          </w:pPr>
          <w:hyperlink w:anchor="_Toc64965079" w:history="1">
            <w:r w:rsidR="00586ABA" w:rsidRPr="005F19E3">
              <w:rPr>
                <w:rStyle w:val="Hyperlink"/>
              </w:rPr>
              <w:t>5.4</w:t>
            </w:r>
            <w:r w:rsidR="00586ABA">
              <w:rPr>
                <w:rFonts w:eastAsiaTheme="minorEastAsia"/>
                <w:b w:val="0"/>
                <w:lang w:eastAsia="en-GB"/>
              </w:rPr>
              <w:tab/>
            </w:r>
            <w:r w:rsidR="00586ABA" w:rsidRPr="005F19E3">
              <w:rPr>
                <w:rStyle w:val="Hyperlink"/>
              </w:rPr>
              <w:t>Identity and Access Management</w:t>
            </w:r>
            <w:r w:rsidR="00586ABA">
              <w:rPr>
                <w:webHidden/>
              </w:rPr>
              <w:tab/>
            </w:r>
            <w:r w:rsidR="00586ABA">
              <w:rPr>
                <w:webHidden/>
              </w:rPr>
              <w:fldChar w:fldCharType="begin"/>
            </w:r>
            <w:r w:rsidR="00586ABA">
              <w:rPr>
                <w:webHidden/>
              </w:rPr>
              <w:instrText xml:space="preserve"> PAGEREF _Toc64965079 \h </w:instrText>
            </w:r>
            <w:r w:rsidR="00586ABA">
              <w:rPr>
                <w:webHidden/>
              </w:rPr>
            </w:r>
            <w:r w:rsidR="00586ABA">
              <w:rPr>
                <w:webHidden/>
              </w:rPr>
              <w:fldChar w:fldCharType="separate"/>
            </w:r>
            <w:r w:rsidR="00586ABA">
              <w:rPr>
                <w:webHidden/>
              </w:rPr>
              <w:t>63</w:t>
            </w:r>
            <w:r w:rsidR="00586ABA">
              <w:rPr>
                <w:webHidden/>
              </w:rPr>
              <w:fldChar w:fldCharType="end"/>
            </w:r>
          </w:hyperlink>
        </w:p>
        <w:p w14:paraId="3DFA90F3" w14:textId="27D83D42" w:rsidR="00586ABA" w:rsidRDefault="00226866">
          <w:pPr>
            <w:pStyle w:val="TOC3"/>
            <w:rPr>
              <w:rFonts w:eastAsiaTheme="minorEastAsia"/>
              <w:lang w:eastAsia="en-GB"/>
            </w:rPr>
          </w:pPr>
          <w:hyperlink w:anchor="_Toc64965080" w:history="1">
            <w:r w:rsidR="00586ABA" w:rsidRPr="005F19E3">
              <w:rPr>
                <w:rStyle w:val="Hyperlink"/>
              </w:rPr>
              <w:t>5.4.1</w:t>
            </w:r>
            <w:r w:rsidR="00586ABA">
              <w:rPr>
                <w:rFonts w:eastAsiaTheme="minorEastAsia"/>
                <w:lang w:eastAsia="en-GB"/>
              </w:rPr>
              <w:tab/>
            </w:r>
            <w:r w:rsidR="00586ABA" w:rsidRPr="005F19E3">
              <w:rPr>
                <w:rStyle w:val="Hyperlink"/>
              </w:rPr>
              <w:t>Access Channels</w:t>
            </w:r>
            <w:r w:rsidR="00586ABA">
              <w:rPr>
                <w:webHidden/>
              </w:rPr>
              <w:tab/>
            </w:r>
            <w:r w:rsidR="00586ABA">
              <w:rPr>
                <w:webHidden/>
              </w:rPr>
              <w:fldChar w:fldCharType="begin"/>
            </w:r>
            <w:r w:rsidR="00586ABA">
              <w:rPr>
                <w:webHidden/>
              </w:rPr>
              <w:instrText xml:space="preserve"> PAGEREF _Toc64965080 \h </w:instrText>
            </w:r>
            <w:r w:rsidR="00586ABA">
              <w:rPr>
                <w:webHidden/>
              </w:rPr>
            </w:r>
            <w:r w:rsidR="00586ABA">
              <w:rPr>
                <w:webHidden/>
              </w:rPr>
              <w:fldChar w:fldCharType="separate"/>
            </w:r>
            <w:r w:rsidR="00586ABA">
              <w:rPr>
                <w:webHidden/>
              </w:rPr>
              <w:t>63</w:t>
            </w:r>
            <w:r w:rsidR="00586ABA">
              <w:rPr>
                <w:webHidden/>
              </w:rPr>
              <w:fldChar w:fldCharType="end"/>
            </w:r>
          </w:hyperlink>
        </w:p>
        <w:p w14:paraId="50979803" w14:textId="670F8369" w:rsidR="00586ABA" w:rsidRDefault="00226866">
          <w:pPr>
            <w:pStyle w:val="TOC3"/>
            <w:rPr>
              <w:rFonts w:eastAsiaTheme="minorEastAsia"/>
              <w:lang w:eastAsia="en-GB"/>
            </w:rPr>
          </w:pPr>
          <w:hyperlink w:anchor="_Toc64965081" w:history="1">
            <w:r w:rsidR="00586ABA" w:rsidRPr="005F19E3">
              <w:rPr>
                <w:rStyle w:val="Hyperlink"/>
              </w:rPr>
              <w:t>5.4.2</w:t>
            </w:r>
            <w:r w:rsidR="00586ABA">
              <w:rPr>
                <w:rFonts w:eastAsiaTheme="minorEastAsia"/>
                <w:lang w:eastAsia="en-GB"/>
              </w:rPr>
              <w:tab/>
            </w:r>
            <w:r w:rsidR="00586ABA" w:rsidRPr="005F19E3">
              <w:rPr>
                <w:rStyle w:val="Hyperlink"/>
              </w:rPr>
              <w:t>Identity, Access and Authorisation</w:t>
            </w:r>
            <w:r w:rsidR="00586ABA">
              <w:rPr>
                <w:webHidden/>
              </w:rPr>
              <w:tab/>
            </w:r>
            <w:r w:rsidR="00586ABA">
              <w:rPr>
                <w:webHidden/>
              </w:rPr>
              <w:fldChar w:fldCharType="begin"/>
            </w:r>
            <w:r w:rsidR="00586ABA">
              <w:rPr>
                <w:webHidden/>
              </w:rPr>
              <w:instrText xml:space="preserve"> PAGEREF _Toc64965081 \h </w:instrText>
            </w:r>
            <w:r w:rsidR="00586ABA">
              <w:rPr>
                <w:webHidden/>
              </w:rPr>
            </w:r>
            <w:r w:rsidR="00586ABA">
              <w:rPr>
                <w:webHidden/>
              </w:rPr>
              <w:fldChar w:fldCharType="separate"/>
            </w:r>
            <w:r w:rsidR="00586ABA">
              <w:rPr>
                <w:webHidden/>
              </w:rPr>
              <w:t>64</w:t>
            </w:r>
            <w:r w:rsidR="00586ABA">
              <w:rPr>
                <w:webHidden/>
              </w:rPr>
              <w:fldChar w:fldCharType="end"/>
            </w:r>
          </w:hyperlink>
        </w:p>
        <w:p w14:paraId="62AF8DD8" w14:textId="12BABF02" w:rsidR="00586ABA" w:rsidRDefault="00226866">
          <w:pPr>
            <w:pStyle w:val="TOC2"/>
            <w:rPr>
              <w:rFonts w:eastAsiaTheme="minorEastAsia"/>
              <w:b w:val="0"/>
              <w:lang w:eastAsia="en-GB"/>
            </w:rPr>
          </w:pPr>
          <w:hyperlink w:anchor="_Toc64965082" w:history="1">
            <w:r w:rsidR="00586ABA" w:rsidRPr="005F19E3">
              <w:rPr>
                <w:rStyle w:val="Hyperlink"/>
              </w:rPr>
              <w:t>5.5</w:t>
            </w:r>
            <w:r w:rsidR="00586ABA">
              <w:rPr>
                <w:rFonts w:eastAsiaTheme="minorEastAsia"/>
                <w:b w:val="0"/>
                <w:lang w:eastAsia="en-GB"/>
              </w:rPr>
              <w:tab/>
            </w:r>
            <w:r w:rsidR="00586ABA" w:rsidRPr="005F19E3">
              <w:rPr>
                <w:rStyle w:val="Hyperlink"/>
              </w:rPr>
              <w:t>Logging, Monitoring and Alerting</w:t>
            </w:r>
            <w:r w:rsidR="00586ABA">
              <w:rPr>
                <w:webHidden/>
              </w:rPr>
              <w:tab/>
            </w:r>
            <w:r w:rsidR="00586ABA">
              <w:rPr>
                <w:webHidden/>
              </w:rPr>
              <w:fldChar w:fldCharType="begin"/>
            </w:r>
            <w:r w:rsidR="00586ABA">
              <w:rPr>
                <w:webHidden/>
              </w:rPr>
              <w:instrText xml:space="preserve"> PAGEREF _Toc64965082 \h </w:instrText>
            </w:r>
            <w:r w:rsidR="00586ABA">
              <w:rPr>
                <w:webHidden/>
              </w:rPr>
            </w:r>
            <w:r w:rsidR="00586ABA">
              <w:rPr>
                <w:webHidden/>
              </w:rPr>
              <w:fldChar w:fldCharType="separate"/>
            </w:r>
            <w:r w:rsidR="00586ABA">
              <w:rPr>
                <w:webHidden/>
              </w:rPr>
              <w:t>65</w:t>
            </w:r>
            <w:r w:rsidR="00586ABA">
              <w:rPr>
                <w:webHidden/>
              </w:rPr>
              <w:fldChar w:fldCharType="end"/>
            </w:r>
          </w:hyperlink>
        </w:p>
        <w:p w14:paraId="03E180BF" w14:textId="5C71E6AC" w:rsidR="00586ABA" w:rsidRDefault="00226866">
          <w:pPr>
            <w:pStyle w:val="TOC3"/>
            <w:rPr>
              <w:rFonts w:eastAsiaTheme="minorEastAsia"/>
              <w:lang w:eastAsia="en-GB"/>
            </w:rPr>
          </w:pPr>
          <w:hyperlink w:anchor="_Toc64965083" w:history="1">
            <w:r w:rsidR="00586ABA" w:rsidRPr="005F19E3">
              <w:rPr>
                <w:rStyle w:val="Hyperlink"/>
              </w:rPr>
              <w:t>5.5.1</w:t>
            </w:r>
            <w:r w:rsidR="00586ABA">
              <w:rPr>
                <w:rFonts w:eastAsiaTheme="minorEastAsia"/>
                <w:lang w:eastAsia="en-GB"/>
              </w:rPr>
              <w:tab/>
            </w:r>
            <w:r w:rsidR="00586ABA" w:rsidRPr="005F19E3">
              <w:rPr>
                <w:rStyle w:val="Hyperlink"/>
              </w:rPr>
              <w:t>System Activity Monitoring</w:t>
            </w:r>
            <w:r w:rsidR="00586ABA">
              <w:rPr>
                <w:webHidden/>
              </w:rPr>
              <w:tab/>
            </w:r>
            <w:r w:rsidR="00586ABA">
              <w:rPr>
                <w:webHidden/>
              </w:rPr>
              <w:fldChar w:fldCharType="begin"/>
            </w:r>
            <w:r w:rsidR="00586ABA">
              <w:rPr>
                <w:webHidden/>
              </w:rPr>
              <w:instrText xml:space="preserve"> PAGEREF _Toc64965083 \h </w:instrText>
            </w:r>
            <w:r w:rsidR="00586ABA">
              <w:rPr>
                <w:webHidden/>
              </w:rPr>
            </w:r>
            <w:r w:rsidR="00586ABA">
              <w:rPr>
                <w:webHidden/>
              </w:rPr>
              <w:fldChar w:fldCharType="separate"/>
            </w:r>
            <w:r w:rsidR="00586ABA">
              <w:rPr>
                <w:webHidden/>
              </w:rPr>
              <w:t>66</w:t>
            </w:r>
            <w:r w:rsidR="00586ABA">
              <w:rPr>
                <w:webHidden/>
              </w:rPr>
              <w:fldChar w:fldCharType="end"/>
            </w:r>
          </w:hyperlink>
        </w:p>
        <w:p w14:paraId="7D14DABA" w14:textId="38472485" w:rsidR="00586ABA" w:rsidRDefault="00226866">
          <w:pPr>
            <w:pStyle w:val="TOC3"/>
            <w:rPr>
              <w:rFonts w:eastAsiaTheme="minorEastAsia"/>
              <w:lang w:eastAsia="en-GB"/>
            </w:rPr>
          </w:pPr>
          <w:hyperlink w:anchor="_Toc64965084" w:history="1">
            <w:r w:rsidR="00586ABA" w:rsidRPr="005F19E3">
              <w:rPr>
                <w:rStyle w:val="Hyperlink"/>
              </w:rPr>
              <w:t>5.5.2</w:t>
            </w:r>
            <w:r w:rsidR="00586ABA">
              <w:rPr>
                <w:rFonts w:eastAsiaTheme="minorEastAsia"/>
                <w:lang w:eastAsia="en-GB"/>
              </w:rPr>
              <w:tab/>
            </w:r>
            <w:r w:rsidR="00586ABA" w:rsidRPr="005F19E3">
              <w:rPr>
                <w:rStyle w:val="Hyperlink"/>
              </w:rPr>
              <w:t>Security Incident Management, eDiscovery and Cloud Forensics</w:t>
            </w:r>
            <w:r w:rsidR="00586ABA">
              <w:rPr>
                <w:webHidden/>
              </w:rPr>
              <w:tab/>
            </w:r>
            <w:r w:rsidR="00586ABA">
              <w:rPr>
                <w:webHidden/>
              </w:rPr>
              <w:fldChar w:fldCharType="begin"/>
            </w:r>
            <w:r w:rsidR="00586ABA">
              <w:rPr>
                <w:webHidden/>
              </w:rPr>
              <w:instrText xml:space="preserve"> PAGEREF _Toc64965084 \h </w:instrText>
            </w:r>
            <w:r w:rsidR="00586ABA">
              <w:rPr>
                <w:webHidden/>
              </w:rPr>
            </w:r>
            <w:r w:rsidR="00586ABA">
              <w:rPr>
                <w:webHidden/>
              </w:rPr>
              <w:fldChar w:fldCharType="separate"/>
            </w:r>
            <w:r w:rsidR="00586ABA">
              <w:rPr>
                <w:webHidden/>
              </w:rPr>
              <w:t>67</w:t>
            </w:r>
            <w:r w:rsidR="00586ABA">
              <w:rPr>
                <w:webHidden/>
              </w:rPr>
              <w:fldChar w:fldCharType="end"/>
            </w:r>
          </w:hyperlink>
        </w:p>
        <w:p w14:paraId="24180C61" w14:textId="57C08414" w:rsidR="00586ABA" w:rsidRDefault="00226866">
          <w:pPr>
            <w:pStyle w:val="TOC2"/>
            <w:rPr>
              <w:rFonts w:eastAsiaTheme="minorEastAsia"/>
              <w:b w:val="0"/>
              <w:lang w:eastAsia="en-GB"/>
            </w:rPr>
          </w:pPr>
          <w:hyperlink w:anchor="_Toc64965085" w:history="1">
            <w:r w:rsidR="00586ABA" w:rsidRPr="005F19E3">
              <w:rPr>
                <w:rStyle w:val="Hyperlink"/>
              </w:rPr>
              <w:t>5.6</w:t>
            </w:r>
            <w:r w:rsidR="00586ABA">
              <w:rPr>
                <w:rFonts w:eastAsiaTheme="minorEastAsia"/>
                <w:b w:val="0"/>
                <w:lang w:eastAsia="en-GB"/>
              </w:rPr>
              <w:tab/>
            </w:r>
            <w:r w:rsidR="00586ABA" w:rsidRPr="005F19E3">
              <w:rPr>
                <w:rStyle w:val="Hyperlink"/>
              </w:rPr>
              <w:t>Threat, Vulnerability and Patch Management</w:t>
            </w:r>
            <w:r w:rsidR="00586ABA">
              <w:rPr>
                <w:webHidden/>
              </w:rPr>
              <w:tab/>
            </w:r>
            <w:r w:rsidR="00586ABA">
              <w:rPr>
                <w:webHidden/>
              </w:rPr>
              <w:fldChar w:fldCharType="begin"/>
            </w:r>
            <w:r w:rsidR="00586ABA">
              <w:rPr>
                <w:webHidden/>
              </w:rPr>
              <w:instrText xml:space="preserve"> PAGEREF _Toc64965085 \h </w:instrText>
            </w:r>
            <w:r w:rsidR="00586ABA">
              <w:rPr>
                <w:webHidden/>
              </w:rPr>
            </w:r>
            <w:r w:rsidR="00586ABA">
              <w:rPr>
                <w:webHidden/>
              </w:rPr>
              <w:fldChar w:fldCharType="separate"/>
            </w:r>
            <w:r w:rsidR="00586ABA">
              <w:rPr>
                <w:webHidden/>
              </w:rPr>
              <w:t>67</w:t>
            </w:r>
            <w:r w:rsidR="00586ABA">
              <w:rPr>
                <w:webHidden/>
              </w:rPr>
              <w:fldChar w:fldCharType="end"/>
            </w:r>
          </w:hyperlink>
        </w:p>
        <w:p w14:paraId="499FB3FD" w14:textId="6CE2A339" w:rsidR="00586ABA" w:rsidRDefault="00226866">
          <w:pPr>
            <w:pStyle w:val="TOC3"/>
            <w:rPr>
              <w:rFonts w:eastAsiaTheme="minorEastAsia"/>
              <w:lang w:eastAsia="en-GB"/>
            </w:rPr>
          </w:pPr>
          <w:hyperlink w:anchor="_Toc64965086" w:history="1">
            <w:r w:rsidR="00586ABA" w:rsidRPr="005F19E3">
              <w:rPr>
                <w:rStyle w:val="Hyperlink"/>
              </w:rPr>
              <w:t>5.6.1</w:t>
            </w:r>
            <w:r w:rsidR="00586ABA">
              <w:rPr>
                <w:rFonts w:eastAsiaTheme="minorEastAsia"/>
                <w:lang w:eastAsia="en-GB"/>
              </w:rPr>
              <w:tab/>
            </w:r>
            <w:r w:rsidR="00586ABA" w:rsidRPr="005F19E3">
              <w:rPr>
                <w:rStyle w:val="Hyperlink"/>
              </w:rPr>
              <w:t>Software Maintenance and Security Patching</w:t>
            </w:r>
            <w:r w:rsidR="00586ABA">
              <w:rPr>
                <w:webHidden/>
              </w:rPr>
              <w:tab/>
            </w:r>
            <w:r w:rsidR="00586ABA">
              <w:rPr>
                <w:webHidden/>
              </w:rPr>
              <w:fldChar w:fldCharType="begin"/>
            </w:r>
            <w:r w:rsidR="00586ABA">
              <w:rPr>
                <w:webHidden/>
              </w:rPr>
              <w:instrText xml:space="preserve"> PAGEREF _Toc64965086 \h </w:instrText>
            </w:r>
            <w:r w:rsidR="00586ABA">
              <w:rPr>
                <w:webHidden/>
              </w:rPr>
            </w:r>
            <w:r w:rsidR="00586ABA">
              <w:rPr>
                <w:webHidden/>
              </w:rPr>
              <w:fldChar w:fldCharType="separate"/>
            </w:r>
            <w:r w:rsidR="00586ABA">
              <w:rPr>
                <w:webHidden/>
              </w:rPr>
              <w:t>67</w:t>
            </w:r>
            <w:r w:rsidR="00586ABA">
              <w:rPr>
                <w:webHidden/>
              </w:rPr>
              <w:fldChar w:fldCharType="end"/>
            </w:r>
          </w:hyperlink>
        </w:p>
        <w:p w14:paraId="0EC8C715" w14:textId="21DAF8AC" w:rsidR="00586ABA" w:rsidRDefault="00226866">
          <w:pPr>
            <w:pStyle w:val="TOC3"/>
            <w:rPr>
              <w:rFonts w:eastAsiaTheme="minorEastAsia"/>
              <w:lang w:eastAsia="en-GB"/>
            </w:rPr>
          </w:pPr>
          <w:hyperlink w:anchor="_Toc64965087" w:history="1">
            <w:r w:rsidR="00586ABA" w:rsidRPr="005F19E3">
              <w:rPr>
                <w:rStyle w:val="Hyperlink"/>
              </w:rPr>
              <w:t>5.6.2</w:t>
            </w:r>
            <w:r w:rsidR="00586ABA">
              <w:rPr>
                <w:rFonts w:eastAsiaTheme="minorEastAsia"/>
                <w:lang w:eastAsia="en-GB"/>
              </w:rPr>
              <w:tab/>
            </w:r>
            <w:r w:rsidR="00586ABA" w:rsidRPr="005F19E3">
              <w:rPr>
                <w:rStyle w:val="Hyperlink"/>
              </w:rPr>
              <w:t>Threat and Vulnerability Management</w:t>
            </w:r>
            <w:r w:rsidR="00586ABA">
              <w:rPr>
                <w:webHidden/>
              </w:rPr>
              <w:tab/>
            </w:r>
            <w:r w:rsidR="00586ABA">
              <w:rPr>
                <w:webHidden/>
              </w:rPr>
              <w:fldChar w:fldCharType="begin"/>
            </w:r>
            <w:r w:rsidR="00586ABA">
              <w:rPr>
                <w:webHidden/>
              </w:rPr>
              <w:instrText xml:space="preserve"> PAGEREF _Toc64965087 \h </w:instrText>
            </w:r>
            <w:r w:rsidR="00586ABA">
              <w:rPr>
                <w:webHidden/>
              </w:rPr>
            </w:r>
            <w:r w:rsidR="00586ABA">
              <w:rPr>
                <w:webHidden/>
              </w:rPr>
              <w:fldChar w:fldCharType="separate"/>
            </w:r>
            <w:r w:rsidR="00586ABA">
              <w:rPr>
                <w:webHidden/>
              </w:rPr>
              <w:t>67</w:t>
            </w:r>
            <w:r w:rsidR="00586ABA">
              <w:rPr>
                <w:webHidden/>
              </w:rPr>
              <w:fldChar w:fldCharType="end"/>
            </w:r>
          </w:hyperlink>
        </w:p>
        <w:p w14:paraId="478A1FC2" w14:textId="7FE37789" w:rsidR="00586ABA" w:rsidRDefault="00226866">
          <w:pPr>
            <w:pStyle w:val="TOC3"/>
            <w:rPr>
              <w:rFonts w:eastAsiaTheme="minorEastAsia"/>
              <w:lang w:eastAsia="en-GB"/>
            </w:rPr>
          </w:pPr>
          <w:hyperlink w:anchor="_Toc64965088" w:history="1">
            <w:r w:rsidR="00586ABA" w:rsidRPr="005F19E3">
              <w:rPr>
                <w:rStyle w:val="Hyperlink"/>
              </w:rPr>
              <w:t>5.6.3</w:t>
            </w:r>
            <w:r w:rsidR="00586ABA">
              <w:rPr>
                <w:rFonts w:eastAsiaTheme="minorEastAsia"/>
                <w:lang w:eastAsia="en-GB"/>
              </w:rPr>
              <w:tab/>
            </w:r>
            <w:r w:rsidR="00586ABA" w:rsidRPr="005F19E3">
              <w:rPr>
                <w:rStyle w:val="Hyperlink"/>
              </w:rPr>
              <w:t>Configuration Change Management</w:t>
            </w:r>
            <w:r w:rsidR="00586ABA">
              <w:rPr>
                <w:webHidden/>
              </w:rPr>
              <w:tab/>
            </w:r>
            <w:r w:rsidR="00586ABA">
              <w:rPr>
                <w:webHidden/>
              </w:rPr>
              <w:fldChar w:fldCharType="begin"/>
            </w:r>
            <w:r w:rsidR="00586ABA">
              <w:rPr>
                <w:webHidden/>
              </w:rPr>
              <w:instrText xml:space="preserve"> PAGEREF _Toc64965088 \h </w:instrText>
            </w:r>
            <w:r w:rsidR="00586ABA">
              <w:rPr>
                <w:webHidden/>
              </w:rPr>
            </w:r>
            <w:r w:rsidR="00586ABA">
              <w:rPr>
                <w:webHidden/>
              </w:rPr>
              <w:fldChar w:fldCharType="separate"/>
            </w:r>
            <w:r w:rsidR="00586ABA">
              <w:rPr>
                <w:webHidden/>
              </w:rPr>
              <w:t>67</w:t>
            </w:r>
            <w:r w:rsidR="00586ABA">
              <w:rPr>
                <w:webHidden/>
              </w:rPr>
              <w:fldChar w:fldCharType="end"/>
            </w:r>
          </w:hyperlink>
        </w:p>
        <w:p w14:paraId="18F138FC" w14:textId="6A9FBE9B" w:rsidR="00586ABA" w:rsidRDefault="00226866">
          <w:pPr>
            <w:pStyle w:val="TOC2"/>
            <w:rPr>
              <w:rFonts w:eastAsiaTheme="minorEastAsia"/>
              <w:b w:val="0"/>
              <w:lang w:eastAsia="en-GB"/>
            </w:rPr>
          </w:pPr>
          <w:hyperlink w:anchor="_Toc64965089" w:history="1">
            <w:r w:rsidR="00586ABA" w:rsidRPr="005F19E3">
              <w:rPr>
                <w:rStyle w:val="Hyperlink"/>
              </w:rPr>
              <w:t>5.7</w:t>
            </w:r>
            <w:r w:rsidR="00586ABA">
              <w:rPr>
                <w:rFonts w:eastAsiaTheme="minorEastAsia"/>
                <w:b w:val="0"/>
                <w:lang w:eastAsia="en-GB"/>
              </w:rPr>
              <w:tab/>
            </w:r>
            <w:r w:rsidR="00586ABA" w:rsidRPr="005F19E3">
              <w:rPr>
                <w:rStyle w:val="Hyperlink"/>
              </w:rPr>
              <w:t>Business Continuity</w:t>
            </w:r>
            <w:r w:rsidR="00586ABA">
              <w:rPr>
                <w:webHidden/>
              </w:rPr>
              <w:tab/>
            </w:r>
            <w:r w:rsidR="00586ABA">
              <w:rPr>
                <w:webHidden/>
              </w:rPr>
              <w:fldChar w:fldCharType="begin"/>
            </w:r>
            <w:r w:rsidR="00586ABA">
              <w:rPr>
                <w:webHidden/>
              </w:rPr>
              <w:instrText xml:space="preserve"> PAGEREF _Toc64965089 \h </w:instrText>
            </w:r>
            <w:r w:rsidR="00586ABA">
              <w:rPr>
                <w:webHidden/>
              </w:rPr>
            </w:r>
            <w:r w:rsidR="00586ABA">
              <w:rPr>
                <w:webHidden/>
              </w:rPr>
              <w:fldChar w:fldCharType="separate"/>
            </w:r>
            <w:r w:rsidR="00586ABA">
              <w:rPr>
                <w:webHidden/>
              </w:rPr>
              <w:t>67</w:t>
            </w:r>
            <w:r w:rsidR="00586ABA">
              <w:rPr>
                <w:webHidden/>
              </w:rPr>
              <w:fldChar w:fldCharType="end"/>
            </w:r>
          </w:hyperlink>
        </w:p>
        <w:p w14:paraId="7923D769" w14:textId="2AB6F3B2" w:rsidR="00586ABA" w:rsidRDefault="00226866">
          <w:pPr>
            <w:pStyle w:val="TOC3"/>
            <w:rPr>
              <w:rFonts w:eastAsiaTheme="minorEastAsia"/>
              <w:lang w:eastAsia="en-GB"/>
            </w:rPr>
          </w:pPr>
          <w:hyperlink w:anchor="_Toc64965090" w:history="1">
            <w:r w:rsidR="00586ABA" w:rsidRPr="005F19E3">
              <w:rPr>
                <w:rStyle w:val="Hyperlink"/>
              </w:rPr>
              <w:t>5.7.1</w:t>
            </w:r>
            <w:r w:rsidR="00586ABA">
              <w:rPr>
                <w:rFonts w:eastAsiaTheme="minorEastAsia"/>
                <w:lang w:eastAsia="en-GB"/>
              </w:rPr>
              <w:tab/>
            </w:r>
            <w:r w:rsidR="00586ABA" w:rsidRPr="005F19E3">
              <w:rPr>
                <w:rStyle w:val="Hyperlink"/>
              </w:rPr>
              <w:t>Data Backup and Recovery</w:t>
            </w:r>
            <w:r w:rsidR="00586ABA">
              <w:rPr>
                <w:webHidden/>
              </w:rPr>
              <w:tab/>
            </w:r>
            <w:r w:rsidR="00586ABA">
              <w:rPr>
                <w:webHidden/>
              </w:rPr>
              <w:fldChar w:fldCharType="begin"/>
            </w:r>
            <w:r w:rsidR="00586ABA">
              <w:rPr>
                <w:webHidden/>
              </w:rPr>
              <w:instrText xml:space="preserve"> PAGEREF _Toc64965090 \h </w:instrText>
            </w:r>
            <w:r w:rsidR="00586ABA">
              <w:rPr>
                <w:webHidden/>
              </w:rPr>
            </w:r>
            <w:r w:rsidR="00586ABA">
              <w:rPr>
                <w:webHidden/>
              </w:rPr>
              <w:fldChar w:fldCharType="separate"/>
            </w:r>
            <w:r w:rsidR="00586ABA">
              <w:rPr>
                <w:webHidden/>
              </w:rPr>
              <w:t>68</w:t>
            </w:r>
            <w:r w:rsidR="00586ABA">
              <w:rPr>
                <w:webHidden/>
              </w:rPr>
              <w:fldChar w:fldCharType="end"/>
            </w:r>
          </w:hyperlink>
        </w:p>
        <w:p w14:paraId="6F0BDC5D" w14:textId="01D384E9" w:rsidR="00586ABA" w:rsidRDefault="00226866">
          <w:pPr>
            <w:pStyle w:val="TOC3"/>
            <w:rPr>
              <w:rFonts w:eastAsiaTheme="minorEastAsia"/>
              <w:lang w:eastAsia="en-GB"/>
            </w:rPr>
          </w:pPr>
          <w:hyperlink w:anchor="_Toc64965091" w:history="1">
            <w:r w:rsidR="00586ABA" w:rsidRPr="005F19E3">
              <w:rPr>
                <w:rStyle w:val="Hyperlink"/>
              </w:rPr>
              <w:t>5.7.2</w:t>
            </w:r>
            <w:r w:rsidR="00586ABA">
              <w:rPr>
                <w:rFonts w:eastAsiaTheme="minorEastAsia"/>
                <w:lang w:eastAsia="en-GB"/>
              </w:rPr>
              <w:tab/>
            </w:r>
            <w:r w:rsidR="00586ABA" w:rsidRPr="005F19E3">
              <w:rPr>
                <w:rStyle w:val="Hyperlink"/>
              </w:rPr>
              <w:t>High-Availability / Failover</w:t>
            </w:r>
            <w:r w:rsidR="00586ABA">
              <w:rPr>
                <w:webHidden/>
              </w:rPr>
              <w:tab/>
            </w:r>
            <w:r w:rsidR="00586ABA">
              <w:rPr>
                <w:webHidden/>
              </w:rPr>
              <w:fldChar w:fldCharType="begin"/>
            </w:r>
            <w:r w:rsidR="00586ABA">
              <w:rPr>
                <w:webHidden/>
              </w:rPr>
              <w:instrText xml:space="preserve"> PAGEREF _Toc64965091 \h </w:instrText>
            </w:r>
            <w:r w:rsidR="00586ABA">
              <w:rPr>
                <w:webHidden/>
              </w:rPr>
            </w:r>
            <w:r w:rsidR="00586ABA">
              <w:rPr>
                <w:webHidden/>
              </w:rPr>
              <w:fldChar w:fldCharType="separate"/>
            </w:r>
            <w:r w:rsidR="00586ABA">
              <w:rPr>
                <w:webHidden/>
              </w:rPr>
              <w:t>68</w:t>
            </w:r>
            <w:r w:rsidR="00586ABA">
              <w:rPr>
                <w:webHidden/>
              </w:rPr>
              <w:fldChar w:fldCharType="end"/>
            </w:r>
          </w:hyperlink>
        </w:p>
        <w:p w14:paraId="3511DA7D" w14:textId="5F9C85D6" w:rsidR="00586ABA" w:rsidRDefault="00226866">
          <w:pPr>
            <w:pStyle w:val="TOC3"/>
            <w:rPr>
              <w:rFonts w:eastAsiaTheme="minorEastAsia"/>
              <w:lang w:eastAsia="en-GB"/>
            </w:rPr>
          </w:pPr>
          <w:hyperlink w:anchor="_Toc64965092" w:history="1">
            <w:r w:rsidR="00586ABA" w:rsidRPr="005F19E3">
              <w:rPr>
                <w:rStyle w:val="Hyperlink"/>
              </w:rPr>
              <w:t>5.7.3</w:t>
            </w:r>
            <w:r w:rsidR="00586ABA">
              <w:rPr>
                <w:rFonts w:eastAsiaTheme="minorEastAsia"/>
                <w:lang w:eastAsia="en-GB"/>
              </w:rPr>
              <w:tab/>
            </w:r>
            <w:r w:rsidR="00586ABA" w:rsidRPr="005F19E3">
              <w:rPr>
                <w:rStyle w:val="Hyperlink"/>
              </w:rPr>
              <w:t>Disaster Recovery (DR)</w:t>
            </w:r>
            <w:r w:rsidR="00586ABA">
              <w:rPr>
                <w:webHidden/>
              </w:rPr>
              <w:tab/>
            </w:r>
            <w:r w:rsidR="00586ABA">
              <w:rPr>
                <w:webHidden/>
              </w:rPr>
              <w:fldChar w:fldCharType="begin"/>
            </w:r>
            <w:r w:rsidR="00586ABA">
              <w:rPr>
                <w:webHidden/>
              </w:rPr>
              <w:instrText xml:space="preserve"> PAGEREF _Toc64965092 \h </w:instrText>
            </w:r>
            <w:r w:rsidR="00586ABA">
              <w:rPr>
                <w:webHidden/>
              </w:rPr>
            </w:r>
            <w:r w:rsidR="00586ABA">
              <w:rPr>
                <w:webHidden/>
              </w:rPr>
              <w:fldChar w:fldCharType="separate"/>
            </w:r>
            <w:r w:rsidR="00586ABA">
              <w:rPr>
                <w:webHidden/>
              </w:rPr>
              <w:t>68</w:t>
            </w:r>
            <w:r w:rsidR="00586ABA">
              <w:rPr>
                <w:webHidden/>
              </w:rPr>
              <w:fldChar w:fldCharType="end"/>
            </w:r>
          </w:hyperlink>
        </w:p>
        <w:p w14:paraId="08F7CD3F" w14:textId="519AF7B7" w:rsidR="00586ABA" w:rsidRDefault="00226866">
          <w:pPr>
            <w:pStyle w:val="TOC1"/>
            <w:tabs>
              <w:tab w:val="left" w:pos="440"/>
              <w:tab w:val="right" w:leader="dot" w:pos="9060"/>
            </w:tabs>
            <w:rPr>
              <w:rFonts w:eastAsiaTheme="minorEastAsia"/>
              <w:noProof/>
              <w:lang w:eastAsia="en-GB"/>
            </w:rPr>
          </w:pPr>
          <w:hyperlink w:anchor="_Toc64965093" w:history="1">
            <w:r w:rsidR="00586ABA" w:rsidRPr="005F19E3">
              <w:rPr>
                <w:rStyle w:val="Hyperlink"/>
                <w:noProof/>
              </w:rPr>
              <w:t>6</w:t>
            </w:r>
            <w:r w:rsidR="00586ABA">
              <w:rPr>
                <w:rFonts w:eastAsiaTheme="minorEastAsia"/>
                <w:noProof/>
                <w:lang w:eastAsia="en-GB"/>
              </w:rPr>
              <w:tab/>
            </w:r>
            <w:r w:rsidR="00586ABA" w:rsidRPr="005F19E3">
              <w:rPr>
                <w:rStyle w:val="Hyperlink"/>
                <w:noProof/>
              </w:rPr>
              <w:t>Application Management</w:t>
            </w:r>
            <w:r w:rsidR="00586ABA">
              <w:rPr>
                <w:noProof/>
                <w:webHidden/>
              </w:rPr>
              <w:tab/>
            </w:r>
            <w:r w:rsidR="00586ABA">
              <w:rPr>
                <w:noProof/>
                <w:webHidden/>
              </w:rPr>
              <w:fldChar w:fldCharType="begin"/>
            </w:r>
            <w:r w:rsidR="00586ABA">
              <w:rPr>
                <w:noProof/>
                <w:webHidden/>
              </w:rPr>
              <w:instrText xml:space="preserve"> PAGEREF _Toc64965093 \h </w:instrText>
            </w:r>
            <w:r w:rsidR="00586ABA">
              <w:rPr>
                <w:noProof/>
                <w:webHidden/>
              </w:rPr>
            </w:r>
            <w:r w:rsidR="00586ABA">
              <w:rPr>
                <w:noProof/>
                <w:webHidden/>
              </w:rPr>
              <w:fldChar w:fldCharType="separate"/>
            </w:r>
            <w:r w:rsidR="00586ABA">
              <w:rPr>
                <w:noProof/>
                <w:webHidden/>
              </w:rPr>
              <w:t>70</w:t>
            </w:r>
            <w:r w:rsidR="00586ABA">
              <w:rPr>
                <w:noProof/>
                <w:webHidden/>
              </w:rPr>
              <w:fldChar w:fldCharType="end"/>
            </w:r>
          </w:hyperlink>
        </w:p>
        <w:p w14:paraId="2589A994" w14:textId="0492C717" w:rsidR="00586ABA" w:rsidRDefault="00226866">
          <w:pPr>
            <w:pStyle w:val="TOC2"/>
            <w:rPr>
              <w:rFonts w:eastAsiaTheme="minorEastAsia"/>
              <w:b w:val="0"/>
              <w:lang w:eastAsia="en-GB"/>
            </w:rPr>
          </w:pPr>
          <w:hyperlink w:anchor="_Toc64965094" w:history="1">
            <w:r w:rsidR="00586ABA" w:rsidRPr="005F19E3">
              <w:rPr>
                <w:rStyle w:val="Hyperlink"/>
              </w:rPr>
              <w:t>6.1</w:t>
            </w:r>
            <w:r w:rsidR="00586ABA">
              <w:rPr>
                <w:rFonts w:eastAsiaTheme="minorEastAsia"/>
                <w:b w:val="0"/>
                <w:lang w:eastAsia="en-GB"/>
              </w:rPr>
              <w:tab/>
            </w:r>
            <w:r w:rsidR="00586ABA" w:rsidRPr="005F19E3">
              <w:rPr>
                <w:rStyle w:val="Hyperlink"/>
              </w:rPr>
              <w:t>Application Code Controls</w:t>
            </w:r>
            <w:r w:rsidR="00586ABA">
              <w:rPr>
                <w:webHidden/>
              </w:rPr>
              <w:tab/>
            </w:r>
            <w:r w:rsidR="00586ABA">
              <w:rPr>
                <w:webHidden/>
              </w:rPr>
              <w:fldChar w:fldCharType="begin"/>
            </w:r>
            <w:r w:rsidR="00586ABA">
              <w:rPr>
                <w:webHidden/>
              </w:rPr>
              <w:instrText xml:space="preserve"> PAGEREF _Toc64965094 \h </w:instrText>
            </w:r>
            <w:r w:rsidR="00586ABA">
              <w:rPr>
                <w:webHidden/>
              </w:rPr>
            </w:r>
            <w:r w:rsidR="00586ABA">
              <w:rPr>
                <w:webHidden/>
              </w:rPr>
              <w:fldChar w:fldCharType="separate"/>
            </w:r>
            <w:r w:rsidR="00586ABA">
              <w:rPr>
                <w:webHidden/>
              </w:rPr>
              <w:t>70</w:t>
            </w:r>
            <w:r w:rsidR="00586ABA">
              <w:rPr>
                <w:webHidden/>
              </w:rPr>
              <w:fldChar w:fldCharType="end"/>
            </w:r>
          </w:hyperlink>
        </w:p>
        <w:p w14:paraId="2D3B5561" w14:textId="21BFC95B" w:rsidR="00586ABA" w:rsidRDefault="00226866">
          <w:pPr>
            <w:pStyle w:val="TOC2"/>
            <w:rPr>
              <w:rFonts w:eastAsiaTheme="minorEastAsia"/>
              <w:b w:val="0"/>
              <w:lang w:eastAsia="en-GB"/>
            </w:rPr>
          </w:pPr>
          <w:hyperlink w:anchor="_Toc64965095" w:history="1">
            <w:r w:rsidR="00586ABA" w:rsidRPr="005F19E3">
              <w:rPr>
                <w:rStyle w:val="Hyperlink"/>
              </w:rPr>
              <w:t>6.2</w:t>
            </w:r>
            <w:r w:rsidR="00586ABA">
              <w:rPr>
                <w:rFonts w:eastAsiaTheme="minorEastAsia"/>
                <w:b w:val="0"/>
                <w:lang w:eastAsia="en-GB"/>
              </w:rPr>
              <w:tab/>
            </w:r>
            <w:r w:rsidR="00586ABA" w:rsidRPr="005F19E3">
              <w:rPr>
                <w:rStyle w:val="Hyperlink"/>
              </w:rPr>
              <w:t>Application Performance</w:t>
            </w:r>
            <w:r w:rsidR="00586ABA">
              <w:rPr>
                <w:webHidden/>
              </w:rPr>
              <w:tab/>
            </w:r>
            <w:r w:rsidR="00586ABA">
              <w:rPr>
                <w:webHidden/>
              </w:rPr>
              <w:fldChar w:fldCharType="begin"/>
            </w:r>
            <w:r w:rsidR="00586ABA">
              <w:rPr>
                <w:webHidden/>
              </w:rPr>
              <w:instrText xml:space="preserve"> PAGEREF _Toc64965095 \h </w:instrText>
            </w:r>
            <w:r w:rsidR="00586ABA">
              <w:rPr>
                <w:webHidden/>
              </w:rPr>
            </w:r>
            <w:r w:rsidR="00586ABA">
              <w:rPr>
                <w:webHidden/>
              </w:rPr>
              <w:fldChar w:fldCharType="separate"/>
            </w:r>
            <w:r w:rsidR="00586ABA">
              <w:rPr>
                <w:webHidden/>
              </w:rPr>
              <w:t>70</w:t>
            </w:r>
            <w:r w:rsidR="00586ABA">
              <w:rPr>
                <w:webHidden/>
              </w:rPr>
              <w:fldChar w:fldCharType="end"/>
            </w:r>
          </w:hyperlink>
        </w:p>
        <w:p w14:paraId="58473012" w14:textId="682442BA" w:rsidR="00586ABA" w:rsidRDefault="00226866">
          <w:pPr>
            <w:pStyle w:val="TOC2"/>
            <w:rPr>
              <w:rFonts w:eastAsiaTheme="minorEastAsia"/>
              <w:b w:val="0"/>
              <w:lang w:eastAsia="en-GB"/>
            </w:rPr>
          </w:pPr>
          <w:hyperlink w:anchor="_Toc64965096" w:history="1">
            <w:r w:rsidR="00586ABA" w:rsidRPr="005F19E3">
              <w:rPr>
                <w:rStyle w:val="Hyperlink"/>
              </w:rPr>
              <w:t>6.3</w:t>
            </w:r>
            <w:r w:rsidR="00586ABA">
              <w:rPr>
                <w:rFonts w:eastAsiaTheme="minorEastAsia"/>
                <w:b w:val="0"/>
                <w:lang w:eastAsia="en-GB"/>
              </w:rPr>
              <w:tab/>
            </w:r>
            <w:r w:rsidR="00586ABA" w:rsidRPr="005F19E3">
              <w:rPr>
                <w:rStyle w:val="Hyperlink"/>
              </w:rPr>
              <w:t>Application Defect Management</w:t>
            </w:r>
            <w:r w:rsidR="00586ABA">
              <w:rPr>
                <w:webHidden/>
              </w:rPr>
              <w:tab/>
            </w:r>
            <w:r w:rsidR="00586ABA">
              <w:rPr>
                <w:webHidden/>
              </w:rPr>
              <w:fldChar w:fldCharType="begin"/>
            </w:r>
            <w:r w:rsidR="00586ABA">
              <w:rPr>
                <w:webHidden/>
              </w:rPr>
              <w:instrText xml:space="preserve"> PAGEREF _Toc64965096 \h </w:instrText>
            </w:r>
            <w:r w:rsidR="00586ABA">
              <w:rPr>
                <w:webHidden/>
              </w:rPr>
            </w:r>
            <w:r w:rsidR="00586ABA">
              <w:rPr>
                <w:webHidden/>
              </w:rPr>
              <w:fldChar w:fldCharType="separate"/>
            </w:r>
            <w:r w:rsidR="00586ABA">
              <w:rPr>
                <w:webHidden/>
              </w:rPr>
              <w:t>71</w:t>
            </w:r>
            <w:r w:rsidR="00586ABA">
              <w:rPr>
                <w:webHidden/>
              </w:rPr>
              <w:fldChar w:fldCharType="end"/>
            </w:r>
          </w:hyperlink>
        </w:p>
        <w:p w14:paraId="3E0C0778" w14:textId="600EDBC6" w:rsidR="00586ABA" w:rsidRDefault="00226866">
          <w:pPr>
            <w:pStyle w:val="TOC2"/>
            <w:rPr>
              <w:rFonts w:eastAsiaTheme="minorEastAsia"/>
              <w:b w:val="0"/>
              <w:lang w:eastAsia="en-GB"/>
            </w:rPr>
          </w:pPr>
          <w:hyperlink w:anchor="_Toc64965097" w:history="1">
            <w:r w:rsidR="00586ABA" w:rsidRPr="005F19E3">
              <w:rPr>
                <w:rStyle w:val="Hyperlink"/>
              </w:rPr>
              <w:t>6.4</w:t>
            </w:r>
            <w:r w:rsidR="00586ABA">
              <w:rPr>
                <w:rFonts w:eastAsiaTheme="minorEastAsia"/>
                <w:b w:val="0"/>
                <w:lang w:eastAsia="en-GB"/>
              </w:rPr>
              <w:tab/>
            </w:r>
            <w:r w:rsidR="00586ABA" w:rsidRPr="005F19E3">
              <w:rPr>
                <w:rStyle w:val="Hyperlink"/>
              </w:rPr>
              <w:t>Application Release Management</w:t>
            </w:r>
            <w:r w:rsidR="00586ABA">
              <w:rPr>
                <w:webHidden/>
              </w:rPr>
              <w:tab/>
            </w:r>
            <w:r w:rsidR="00586ABA">
              <w:rPr>
                <w:webHidden/>
              </w:rPr>
              <w:fldChar w:fldCharType="begin"/>
            </w:r>
            <w:r w:rsidR="00586ABA">
              <w:rPr>
                <w:webHidden/>
              </w:rPr>
              <w:instrText xml:space="preserve"> PAGEREF _Toc64965097 \h </w:instrText>
            </w:r>
            <w:r w:rsidR="00586ABA">
              <w:rPr>
                <w:webHidden/>
              </w:rPr>
            </w:r>
            <w:r w:rsidR="00586ABA">
              <w:rPr>
                <w:webHidden/>
              </w:rPr>
              <w:fldChar w:fldCharType="separate"/>
            </w:r>
            <w:r w:rsidR="00586ABA">
              <w:rPr>
                <w:webHidden/>
              </w:rPr>
              <w:t>71</w:t>
            </w:r>
            <w:r w:rsidR="00586ABA">
              <w:rPr>
                <w:webHidden/>
              </w:rPr>
              <w:fldChar w:fldCharType="end"/>
            </w:r>
          </w:hyperlink>
        </w:p>
        <w:p w14:paraId="6E8753C4" w14:textId="3DC5D010" w:rsidR="00586ABA" w:rsidRDefault="00226866">
          <w:pPr>
            <w:pStyle w:val="TOC2"/>
            <w:rPr>
              <w:rFonts w:eastAsiaTheme="minorEastAsia"/>
              <w:b w:val="0"/>
              <w:lang w:eastAsia="en-GB"/>
            </w:rPr>
          </w:pPr>
          <w:hyperlink w:anchor="_Toc64965098" w:history="1">
            <w:r w:rsidR="00586ABA" w:rsidRPr="005F19E3">
              <w:rPr>
                <w:rStyle w:val="Hyperlink"/>
              </w:rPr>
              <w:t>6.5</w:t>
            </w:r>
            <w:r w:rsidR="00586ABA">
              <w:rPr>
                <w:rFonts w:eastAsiaTheme="minorEastAsia"/>
                <w:b w:val="0"/>
                <w:lang w:eastAsia="en-GB"/>
              </w:rPr>
              <w:tab/>
            </w:r>
            <w:r w:rsidR="00586ABA" w:rsidRPr="005F19E3">
              <w:rPr>
                <w:rStyle w:val="Hyperlink"/>
              </w:rPr>
              <w:t>Application Recovery Plan</w:t>
            </w:r>
            <w:r w:rsidR="00586ABA">
              <w:rPr>
                <w:webHidden/>
              </w:rPr>
              <w:tab/>
            </w:r>
            <w:r w:rsidR="00586ABA">
              <w:rPr>
                <w:webHidden/>
              </w:rPr>
              <w:fldChar w:fldCharType="begin"/>
            </w:r>
            <w:r w:rsidR="00586ABA">
              <w:rPr>
                <w:webHidden/>
              </w:rPr>
              <w:instrText xml:space="preserve"> PAGEREF _Toc64965098 \h </w:instrText>
            </w:r>
            <w:r w:rsidR="00586ABA">
              <w:rPr>
                <w:webHidden/>
              </w:rPr>
            </w:r>
            <w:r w:rsidR="00586ABA">
              <w:rPr>
                <w:webHidden/>
              </w:rPr>
              <w:fldChar w:fldCharType="separate"/>
            </w:r>
            <w:r w:rsidR="00586ABA">
              <w:rPr>
                <w:webHidden/>
              </w:rPr>
              <w:t>71</w:t>
            </w:r>
            <w:r w:rsidR="00586ABA">
              <w:rPr>
                <w:webHidden/>
              </w:rPr>
              <w:fldChar w:fldCharType="end"/>
            </w:r>
          </w:hyperlink>
        </w:p>
        <w:p w14:paraId="58A589DA" w14:textId="078163CF" w:rsidR="00586ABA" w:rsidRDefault="00226866">
          <w:pPr>
            <w:pStyle w:val="TOC1"/>
            <w:tabs>
              <w:tab w:val="left" w:pos="440"/>
              <w:tab w:val="right" w:leader="dot" w:pos="9060"/>
            </w:tabs>
            <w:rPr>
              <w:rFonts w:eastAsiaTheme="minorEastAsia"/>
              <w:noProof/>
              <w:lang w:eastAsia="en-GB"/>
            </w:rPr>
          </w:pPr>
          <w:hyperlink w:anchor="_Toc64965099" w:history="1">
            <w:r w:rsidR="00586ABA" w:rsidRPr="005F19E3">
              <w:rPr>
                <w:rStyle w:val="Hyperlink"/>
                <w:noProof/>
              </w:rPr>
              <w:t>7</w:t>
            </w:r>
            <w:r w:rsidR="00586ABA">
              <w:rPr>
                <w:rFonts w:eastAsiaTheme="minorEastAsia"/>
                <w:noProof/>
                <w:lang w:eastAsia="en-GB"/>
              </w:rPr>
              <w:tab/>
            </w:r>
            <w:r w:rsidR="00586ABA" w:rsidRPr="005F19E3">
              <w:rPr>
                <w:rStyle w:val="Hyperlink"/>
                <w:noProof/>
              </w:rPr>
              <w:t>Data and Analytics Architecture</w:t>
            </w:r>
            <w:r w:rsidR="00586ABA">
              <w:rPr>
                <w:noProof/>
                <w:webHidden/>
              </w:rPr>
              <w:tab/>
            </w:r>
            <w:r w:rsidR="00586ABA">
              <w:rPr>
                <w:noProof/>
                <w:webHidden/>
              </w:rPr>
              <w:fldChar w:fldCharType="begin"/>
            </w:r>
            <w:r w:rsidR="00586ABA">
              <w:rPr>
                <w:noProof/>
                <w:webHidden/>
              </w:rPr>
              <w:instrText xml:space="preserve"> PAGEREF _Toc64965099 \h </w:instrText>
            </w:r>
            <w:r w:rsidR="00586ABA">
              <w:rPr>
                <w:noProof/>
                <w:webHidden/>
              </w:rPr>
            </w:r>
            <w:r w:rsidR="00586ABA">
              <w:rPr>
                <w:noProof/>
                <w:webHidden/>
              </w:rPr>
              <w:fldChar w:fldCharType="separate"/>
            </w:r>
            <w:r w:rsidR="00586ABA">
              <w:rPr>
                <w:noProof/>
                <w:webHidden/>
              </w:rPr>
              <w:t>72</w:t>
            </w:r>
            <w:r w:rsidR="00586ABA">
              <w:rPr>
                <w:noProof/>
                <w:webHidden/>
              </w:rPr>
              <w:fldChar w:fldCharType="end"/>
            </w:r>
          </w:hyperlink>
        </w:p>
        <w:p w14:paraId="61A64F94" w14:textId="4F2EC71C" w:rsidR="00586ABA" w:rsidRDefault="00226866">
          <w:pPr>
            <w:pStyle w:val="TOC2"/>
            <w:rPr>
              <w:rFonts w:eastAsiaTheme="minorEastAsia"/>
              <w:b w:val="0"/>
              <w:lang w:eastAsia="en-GB"/>
            </w:rPr>
          </w:pPr>
          <w:hyperlink w:anchor="_Toc64965100" w:history="1">
            <w:r w:rsidR="00586ABA" w:rsidRPr="005F19E3">
              <w:rPr>
                <w:rStyle w:val="Hyperlink"/>
              </w:rPr>
              <w:t>7.1</w:t>
            </w:r>
            <w:r w:rsidR="00586ABA">
              <w:rPr>
                <w:rFonts w:eastAsiaTheme="minorEastAsia"/>
                <w:b w:val="0"/>
                <w:lang w:eastAsia="en-GB"/>
              </w:rPr>
              <w:tab/>
            </w:r>
            <w:r w:rsidR="00586ABA" w:rsidRPr="005F19E3">
              <w:rPr>
                <w:rStyle w:val="Hyperlink"/>
              </w:rPr>
              <w:t>Data Architecture</w:t>
            </w:r>
            <w:r w:rsidR="00586ABA">
              <w:rPr>
                <w:webHidden/>
              </w:rPr>
              <w:tab/>
            </w:r>
            <w:r w:rsidR="00586ABA">
              <w:rPr>
                <w:webHidden/>
              </w:rPr>
              <w:fldChar w:fldCharType="begin"/>
            </w:r>
            <w:r w:rsidR="00586ABA">
              <w:rPr>
                <w:webHidden/>
              </w:rPr>
              <w:instrText xml:space="preserve"> PAGEREF _Toc64965100 \h </w:instrText>
            </w:r>
            <w:r w:rsidR="00586ABA">
              <w:rPr>
                <w:webHidden/>
              </w:rPr>
            </w:r>
            <w:r w:rsidR="00586ABA">
              <w:rPr>
                <w:webHidden/>
              </w:rPr>
              <w:fldChar w:fldCharType="separate"/>
            </w:r>
            <w:r w:rsidR="00586ABA">
              <w:rPr>
                <w:webHidden/>
              </w:rPr>
              <w:t>72</w:t>
            </w:r>
            <w:r w:rsidR="00586ABA">
              <w:rPr>
                <w:webHidden/>
              </w:rPr>
              <w:fldChar w:fldCharType="end"/>
            </w:r>
          </w:hyperlink>
        </w:p>
        <w:p w14:paraId="4447C35F" w14:textId="7FBFAA4D" w:rsidR="00586ABA" w:rsidRDefault="00226866">
          <w:pPr>
            <w:pStyle w:val="TOC3"/>
            <w:rPr>
              <w:rFonts w:eastAsiaTheme="minorEastAsia"/>
              <w:lang w:eastAsia="en-GB"/>
            </w:rPr>
          </w:pPr>
          <w:hyperlink w:anchor="_Toc64965101" w:history="1">
            <w:r w:rsidR="00586ABA" w:rsidRPr="005F19E3">
              <w:rPr>
                <w:rStyle w:val="Hyperlink"/>
              </w:rPr>
              <w:t>7.1.1</w:t>
            </w:r>
            <w:r w:rsidR="00586ABA">
              <w:rPr>
                <w:rFonts w:eastAsiaTheme="minorEastAsia"/>
                <w:lang w:eastAsia="en-GB"/>
              </w:rPr>
              <w:tab/>
            </w:r>
            <w:r w:rsidR="00586ABA" w:rsidRPr="005F19E3">
              <w:rPr>
                <w:rStyle w:val="Hyperlink"/>
              </w:rPr>
              <w:t>Data Model Summary</w:t>
            </w:r>
            <w:r w:rsidR="00586ABA">
              <w:rPr>
                <w:webHidden/>
              </w:rPr>
              <w:tab/>
            </w:r>
            <w:r w:rsidR="00586ABA">
              <w:rPr>
                <w:webHidden/>
              </w:rPr>
              <w:fldChar w:fldCharType="begin"/>
            </w:r>
            <w:r w:rsidR="00586ABA">
              <w:rPr>
                <w:webHidden/>
              </w:rPr>
              <w:instrText xml:space="preserve"> PAGEREF _Toc64965101 \h </w:instrText>
            </w:r>
            <w:r w:rsidR="00586ABA">
              <w:rPr>
                <w:webHidden/>
              </w:rPr>
            </w:r>
            <w:r w:rsidR="00586ABA">
              <w:rPr>
                <w:webHidden/>
              </w:rPr>
              <w:fldChar w:fldCharType="separate"/>
            </w:r>
            <w:r w:rsidR="00586ABA">
              <w:rPr>
                <w:webHidden/>
              </w:rPr>
              <w:t>72</w:t>
            </w:r>
            <w:r w:rsidR="00586ABA">
              <w:rPr>
                <w:webHidden/>
              </w:rPr>
              <w:fldChar w:fldCharType="end"/>
            </w:r>
          </w:hyperlink>
        </w:p>
        <w:p w14:paraId="101EEEDA" w14:textId="2B92618F" w:rsidR="00586ABA" w:rsidRDefault="00226866">
          <w:pPr>
            <w:pStyle w:val="TOC3"/>
            <w:rPr>
              <w:rFonts w:eastAsiaTheme="minorEastAsia"/>
              <w:lang w:eastAsia="en-GB"/>
            </w:rPr>
          </w:pPr>
          <w:hyperlink w:anchor="_Toc64965102" w:history="1">
            <w:r w:rsidR="00586ABA" w:rsidRPr="005F19E3">
              <w:rPr>
                <w:rStyle w:val="Hyperlink"/>
              </w:rPr>
              <w:t>7.1.2</w:t>
            </w:r>
            <w:r w:rsidR="00586ABA">
              <w:rPr>
                <w:rFonts w:eastAsiaTheme="minorEastAsia"/>
                <w:lang w:eastAsia="en-GB"/>
              </w:rPr>
              <w:tab/>
            </w:r>
            <w:r w:rsidR="00586ABA" w:rsidRPr="005F19E3">
              <w:rPr>
                <w:rStyle w:val="Hyperlink"/>
              </w:rPr>
              <w:t>Model Diagram</w:t>
            </w:r>
            <w:r w:rsidR="00586ABA">
              <w:rPr>
                <w:webHidden/>
              </w:rPr>
              <w:tab/>
            </w:r>
            <w:r w:rsidR="00586ABA">
              <w:rPr>
                <w:webHidden/>
              </w:rPr>
              <w:fldChar w:fldCharType="begin"/>
            </w:r>
            <w:r w:rsidR="00586ABA">
              <w:rPr>
                <w:webHidden/>
              </w:rPr>
              <w:instrText xml:space="preserve"> PAGEREF _Toc64965102 \h </w:instrText>
            </w:r>
            <w:r w:rsidR="00586ABA">
              <w:rPr>
                <w:webHidden/>
              </w:rPr>
            </w:r>
            <w:r w:rsidR="00586ABA">
              <w:rPr>
                <w:webHidden/>
              </w:rPr>
              <w:fldChar w:fldCharType="separate"/>
            </w:r>
            <w:r w:rsidR="00586ABA">
              <w:rPr>
                <w:webHidden/>
              </w:rPr>
              <w:t>72</w:t>
            </w:r>
            <w:r w:rsidR="00586ABA">
              <w:rPr>
                <w:webHidden/>
              </w:rPr>
              <w:fldChar w:fldCharType="end"/>
            </w:r>
          </w:hyperlink>
        </w:p>
        <w:p w14:paraId="0DBDE4C9" w14:textId="63D6A2E4" w:rsidR="00586ABA" w:rsidRDefault="00226866">
          <w:pPr>
            <w:pStyle w:val="TOC3"/>
            <w:rPr>
              <w:rFonts w:eastAsiaTheme="minorEastAsia"/>
              <w:lang w:eastAsia="en-GB"/>
            </w:rPr>
          </w:pPr>
          <w:hyperlink w:anchor="_Toc64965103" w:history="1">
            <w:r w:rsidR="00586ABA" w:rsidRPr="005F19E3">
              <w:rPr>
                <w:rStyle w:val="Hyperlink"/>
              </w:rPr>
              <w:t>7.1.3</w:t>
            </w:r>
            <w:r w:rsidR="00586ABA">
              <w:rPr>
                <w:rFonts w:eastAsiaTheme="minorEastAsia"/>
                <w:lang w:eastAsia="en-GB"/>
              </w:rPr>
              <w:tab/>
            </w:r>
            <w:r w:rsidR="00586ABA" w:rsidRPr="005F19E3">
              <w:rPr>
                <w:rStyle w:val="Hyperlink"/>
              </w:rPr>
              <w:t>Major Entities</w:t>
            </w:r>
            <w:r w:rsidR="00586ABA">
              <w:rPr>
                <w:webHidden/>
              </w:rPr>
              <w:tab/>
            </w:r>
            <w:r w:rsidR="00586ABA">
              <w:rPr>
                <w:webHidden/>
              </w:rPr>
              <w:fldChar w:fldCharType="begin"/>
            </w:r>
            <w:r w:rsidR="00586ABA">
              <w:rPr>
                <w:webHidden/>
              </w:rPr>
              <w:instrText xml:space="preserve"> PAGEREF _Toc64965103 \h </w:instrText>
            </w:r>
            <w:r w:rsidR="00586ABA">
              <w:rPr>
                <w:webHidden/>
              </w:rPr>
            </w:r>
            <w:r w:rsidR="00586ABA">
              <w:rPr>
                <w:webHidden/>
              </w:rPr>
              <w:fldChar w:fldCharType="separate"/>
            </w:r>
            <w:r w:rsidR="00586ABA">
              <w:rPr>
                <w:webHidden/>
              </w:rPr>
              <w:t>74</w:t>
            </w:r>
            <w:r w:rsidR="00586ABA">
              <w:rPr>
                <w:webHidden/>
              </w:rPr>
              <w:fldChar w:fldCharType="end"/>
            </w:r>
          </w:hyperlink>
        </w:p>
        <w:p w14:paraId="48FEA05A" w14:textId="409222B2" w:rsidR="00586ABA" w:rsidRDefault="00226866">
          <w:pPr>
            <w:pStyle w:val="TOC3"/>
            <w:rPr>
              <w:rFonts w:eastAsiaTheme="minorEastAsia"/>
              <w:lang w:eastAsia="en-GB"/>
            </w:rPr>
          </w:pPr>
          <w:hyperlink w:anchor="_Toc64965104" w:history="1">
            <w:r w:rsidR="00586ABA" w:rsidRPr="005F19E3">
              <w:rPr>
                <w:rStyle w:val="Hyperlink"/>
              </w:rPr>
              <w:t>7.1.4</w:t>
            </w:r>
            <w:r w:rsidR="00586ABA">
              <w:rPr>
                <w:rFonts w:eastAsiaTheme="minorEastAsia"/>
                <w:lang w:eastAsia="en-GB"/>
              </w:rPr>
              <w:tab/>
            </w:r>
            <w:r w:rsidR="00586ABA" w:rsidRPr="005F19E3">
              <w:rPr>
                <w:rStyle w:val="Hyperlink"/>
              </w:rPr>
              <w:t>Master and Reference Data</w:t>
            </w:r>
            <w:r w:rsidR="00586ABA">
              <w:rPr>
                <w:webHidden/>
              </w:rPr>
              <w:tab/>
            </w:r>
            <w:r w:rsidR="00586ABA">
              <w:rPr>
                <w:webHidden/>
              </w:rPr>
              <w:fldChar w:fldCharType="begin"/>
            </w:r>
            <w:r w:rsidR="00586ABA">
              <w:rPr>
                <w:webHidden/>
              </w:rPr>
              <w:instrText xml:space="preserve"> PAGEREF _Toc64965104 \h </w:instrText>
            </w:r>
            <w:r w:rsidR="00586ABA">
              <w:rPr>
                <w:webHidden/>
              </w:rPr>
            </w:r>
            <w:r w:rsidR="00586ABA">
              <w:rPr>
                <w:webHidden/>
              </w:rPr>
              <w:fldChar w:fldCharType="separate"/>
            </w:r>
            <w:r w:rsidR="00586ABA">
              <w:rPr>
                <w:webHidden/>
              </w:rPr>
              <w:t>74</w:t>
            </w:r>
            <w:r w:rsidR="00586ABA">
              <w:rPr>
                <w:webHidden/>
              </w:rPr>
              <w:fldChar w:fldCharType="end"/>
            </w:r>
          </w:hyperlink>
        </w:p>
        <w:p w14:paraId="6B5A7269" w14:textId="5380214A" w:rsidR="00586ABA" w:rsidRDefault="00226866">
          <w:pPr>
            <w:pStyle w:val="TOC3"/>
            <w:rPr>
              <w:rFonts w:eastAsiaTheme="minorEastAsia"/>
              <w:lang w:eastAsia="en-GB"/>
            </w:rPr>
          </w:pPr>
          <w:hyperlink w:anchor="_Toc64965105" w:history="1">
            <w:r w:rsidR="00586ABA" w:rsidRPr="005F19E3">
              <w:rPr>
                <w:rStyle w:val="Hyperlink"/>
              </w:rPr>
              <w:t>7.1.5</w:t>
            </w:r>
            <w:r w:rsidR="00586ABA">
              <w:rPr>
                <w:rFonts w:eastAsiaTheme="minorEastAsia"/>
                <w:lang w:eastAsia="en-GB"/>
              </w:rPr>
              <w:tab/>
            </w:r>
            <w:r w:rsidR="00586ABA" w:rsidRPr="005F19E3">
              <w:rPr>
                <w:rStyle w:val="Hyperlink"/>
              </w:rPr>
              <w:t>Metadata Architecture</w:t>
            </w:r>
            <w:r w:rsidR="00586ABA">
              <w:rPr>
                <w:webHidden/>
              </w:rPr>
              <w:tab/>
            </w:r>
            <w:r w:rsidR="00586ABA">
              <w:rPr>
                <w:webHidden/>
              </w:rPr>
              <w:fldChar w:fldCharType="begin"/>
            </w:r>
            <w:r w:rsidR="00586ABA">
              <w:rPr>
                <w:webHidden/>
              </w:rPr>
              <w:instrText xml:space="preserve"> PAGEREF _Toc64965105 \h </w:instrText>
            </w:r>
            <w:r w:rsidR="00586ABA">
              <w:rPr>
                <w:webHidden/>
              </w:rPr>
            </w:r>
            <w:r w:rsidR="00586ABA">
              <w:rPr>
                <w:webHidden/>
              </w:rPr>
              <w:fldChar w:fldCharType="separate"/>
            </w:r>
            <w:r w:rsidR="00586ABA">
              <w:rPr>
                <w:webHidden/>
              </w:rPr>
              <w:t>75</w:t>
            </w:r>
            <w:r w:rsidR="00586ABA">
              <w:rPr>
                <w:webHidden/>
              </w:rPr>
              <w:fldChar w:fldCharType="end"/>
            </w:r>
          </w:hyperlink>
        </w:p>
        <w:p w14:paraId="07E41E8F" w14:textId="25CEDB98" w:rsidR="00586ABA" w:rsidRDefault="00226866">
          <w:pPr>
            <w:pStyle w:val="TOC3"/>
            <w:rPr>
              <w:rFonts w:eastAsiaTheme="minorEastAsia"/>
              <w:lang w:eastAsia="en-GB"/>
            </w:rPr>
          </w:pPr>
          <w:hyperlink w:anchor="_Toc64965106" w:history="1">
            <w:r w:rsidR="00586ABA" w:rsidRPr="005F19E3">
              <w:rPr>
                <w:rStyle w:val="Hyperlink"/>
              </w:rPr>
              <w:t>7.1.6</w:t>
            </w:r>
            <w:r w:rsidR="00586ABA">
              <w:rPr>
                <w:rFonts w:eastAsiaTheme="minorEastAsia"/>
                <w:lang w:eastAsia="en-GB"/>
              </w:rPr>
              <w:tab/>
            </w:r>
            <w:r w:rsidR="00586ABA" w:rsidRPr="005F19E3">
              <w:rPr>
                <w:rStyle w:val="Hyperlink"/>
              </w:rPr>
              <w:t>Data Specification Chart</w:t>
            </w:r>
            <w:r w:rsidR="00586ABA">
              <w:rPr>
                <w:webHidden/>
              </w:rPr>
              <w:tab/>
            </w:r>
            <w:r w:rsidR="00586ABA">
              <w:rPr>
                <w:webHidden/>
              </w:rPr>
              <w:fldChar w:fldCharType="begin"/>
            </w:r>
            <w:r w:rsidR="00586ABA">
              <w:rPr>
                <w:webHidden/>
              </w:rPr>
              <w:instrText xml:space="preserve"> PAGEREF _Toc64965106 \h </w:instrText>
            </w:r>
            <w:r w:rsidR="00586ABA">
              <w:rPr>
                <w:webHidden/>
              </w:rPr>
            </w:r>
            <w:r w:rsidR="00586ABA">
              <w:rPr>
                <w:webHidden/>
              </w:rPr>
              <w:fldChar w:fldCharType="separate"/>
            </w:r>
            <w:r w:rsidR="00586ABA">
              <w:rPr>
                <w:webHidden/>
              </w:rPr>
              <w:t>75</w:t>
            </w:r>
            <w:r w:rsidR="00586ABA">
              <w:rPr>
                <w:webHidden/>
              </w:rPr>
              <w:fldChar w:fldCharType="end"/>
            </w:r>
          </w:hyperlink>
        </w:p>
        <w:p w14:paraId="55750387" w14:textId="132F3210" w:rsidR="00586ABA" w:rsidRDefault="00226866">
          <w:pPr>
            <w:pStyle w:val="TOC2"/>
            <w:rPr>
              <w:rFonts w:eastAsiaTheme="minorEastAsia"/>
              <w:b w:val="0"/>
              <w:lang w:eastAsia="en-GB"/>
            </w:rPr>
          </w:pPr>
          <w:hyperlink w:anchor="_Toc64965107" w:history="1">
            <w:r w:rsidR="00586ABA" w:rsidRPr="005F19E3">
              <w:rPr>
                <w:rStyle w:val="Hyperlink"/>
              </w:rPr>
              <w:t>7.2</w:t>
            </w:r>
            <w:r w:rsidR="00586ABA">
              <w:rPr>
                <w:rFonts w:eastAsiaTheme="minorEastAsia"/>
                <w:b w:val="0"/>
                <w:lang w:eastAsia="en-GB"/>
              </w:rPr>
              <w:tab/>
            </w:r>
            <w:r w:rsidR="00586ABA" w:rsidRPr="005F19E3">
              <w:rPr>
                <w:rStyle w:val="Hyperlink"/>
              </w:rPr>
              <w:t>External Data Standards</w:t>
            </w:r>
            <w:r w:rsidR="00586ABA">
              <w:rPr>
                <w:webHidden/>
              </w:rPr>
              <w:tab/>
            </w:r>
            <w:r w:rsidR="00586ABA">
              <w:rPr>
                <w:webHidden/>
              </w:rPr>
              <w:fldChar w:fldCharType="begin"/>
            </w:r>
            <w:r w:rsidR="00586ABA">
              <w:rPr>
                <w:webHidden/>
              </w:rPr>
              <w:instrText xml:space="preserve"> PAGEREF _Toc64965107 \h </w:instrText>
            </w:r>
            <w:r w:rsidR="00586ABA">
              <w:rPr>
                <w:webHidden/>
              </w:rPr>
            </w:r>
            <w:r w:rsidR="00586ABA">
              <w:rPr>
                <w:webHidden/>
              </w:rPr>
              <w:fldChar w:fldCharType="separate"/>
            </w:r>
            <w:r w:rsidR="00586ABA">
              <w:rPr>
                <w:webHidden/>
              </w:rPr>
              <w:t>76</w:t>
            </w:r>
            <w:r w:rsidR="00586ABA">
              <w:rPr>
                <w:webHidden/>
              </w:rPr>
              <w:fldChar w:fldCharType="end"/>
            </w:r>
          </w:hyperlink>
        </w:p>
        <w:p w14:paraId="05153900" w14:textId="43DB4E36" w:rsidR="00586ABA" w:rsidRDefault="00226866">
          <w:pPr>
            <w:pStyle w:val="TOC2"/>
            <w:rPr>
              <w:rFonts w:eastAsiaTheme="minorEastAsia"/>
              <w:b w:val="0"/>
              <w:lang w:eastAsia="en-GB"/>
            </w:rPr>
          </w:pPr>
          <w:hyperlink w:anchor="_Toc64965108" w:history="1">
            <w:r w:rsidR="00586ABA" w:rsidRPr="005F19E3">
              <w:rPr>
                <w:rStyle w:val="Hyperlink"/>
              </w:rPr>
              <w:t>7.3</w:t>
            </w:r>
            <w:r w:rsidR="00586ABA">
              <w:rPr>
                <w:rFonts w:eastAsiaTheme="minorEastAsia"/>
                <w:b w:val="0"/>
                <w:lang w:eastAsia="en-GB"/>
              </w:rPr>
              <w:tab/>
            </w:r>
            <w:r w:rsidR="00586ABA" w:rsidRPr="005F19E3">
              <w:rPr>
                <w:rStyle w:val="Hyperlink"/>
              </w:rPr>
              <w:t>Other Data and Analytics Considerations</w:t>
            </w:r>
            <w:r w:rsidR="00586ABA">
              <w:rPr>
                <w:webHidden/>
              </w:rPr>
              <w:tab/>
            </w:r>
            <w:r w:rsidR="00586ABA">
              <w:rPr>
                <w:webHidden/>
              </w:rPr>
              <w:fldChar w:fldCharType="begin"/>
            </w:r>
            <w:r w:rsidR="00586ABA">
              <w:rPr>
                <w:webHidden/>
              </w:rPr>
              <w:instrText xml:space="preserve"> PAGEREF _Toc64965108 \h </w:instrText>
            </w:r>
            <w:r w:rsidR="00586ABA">
              <w:rPr>
                <w:webHidden/>
              </w:rPr>
            </w:r>
            <w:r w:rsidR="00586ABA">
              <w:rPr>
                <w:webHidden/>
              </w:rPr>
              <w:fldChar w:fldCharType="separate"/>
            </w:r>
            <w:r w:rsidR="00586ABA">
              <w:rPr>
                <w:webHidden/>
              </w:rPr>
              <w:t>76</w:t>
            </w:r>
            <w:r w:rsidR="00586ABA">
              <w:rPr>
                <w:webHidden/>
              </w:rPr>
              <w:fldChar w:fldCharType="end"/>
            </w:r>
          </w:hyperlink>
        </w:p>
        <w:p w14:paraId="1A385825" w14:textId="0A9BD981" w:rsidR="00586ABA" w:rsidRDefault="00226866">
          <w:pPr>
            <w:pStyle w:val="TOC1"/>
            <w:tabs>
              <w:tab w:val="left" w:pos="440"/>
              <w:tab w:val="right" w:leader="dot" w:pos="9060"/>
            </w:tabs>
            <w:rPr>
              <w:rFonts w:eastAsiaTheme="minorEastAsia"/>
              <w:noProof/>
              <w:lang w:eastAsia="en-GB"/>
            </w:rPr>
          </w:pPr>
          <w:hyperlink w:anchor="_Toc64965109" w:history="1">
            <w:r w:rsidR="00586ABA" w:rsidRPr="005F19E3">
              <w:rPr>
                <w:rStyle w:val="Hyperlink"/>
                <w:noProof/>
              </w:rPr>
              <w:t>8</w:t>
            </w:r>
            <w:r w:rsidR="00586ABA">
              <w:rPr>
                <w:rFonts w:eastAsiaTheme="minorEastAsia"/>
                <w:noProof/>
                <w:lang w:eastAsia="en-GB"/>
              </w:rPr>
              <w:tab/>
            </w:r>
            <w:r w:rsidR="00586ABA" w:rsidRPr="005F19E3">
              <w:rPr>
                <w:rStyle w:val="Hyperlink"/>
                <w:noProof/>
              </w:rPr>
              <w:t>Appendix</w:t>
            </w:r>
            <w:r w:rsidR="00586ABA">
              <w:rPr>
                <w:noProof/>
                <w:webHidden/>
              </w:rPr>
              <w:tab/>
            </w:r>
            <w:r w:rsidR="00586ABA">
              <w:rPr>
                <w:noProof/>
                <w:webHidden/>
              </w:rPr>
              <w:fldChar w:fldCharType="begin"/>
            </w:r>
            <w:r w:rsidR="00586ABA">
              <w:rPr>
                <w:noProof/>
                <w:webHidden/>
              </w:rPr>
              <w:instrText xml:space="preserve"> PAGEREF _Toc64965109 \h </w:instrText>
            </w:r>
            <w:r w:rsidR="00586ABA">
              <w:rPr>
                <w:noProof/>
                <w:webHidden/>
              </w:rPr>
            </w:r>
            <w:r w:rsidR="00586ABA">
              <w:rPr>
                <w:noProof/>
                <w:webHidden/>
              </w:rPr>
              <w:fldChar w:fldCharType="separate"/>
            </w:r>
            <w:r w:rsidR="00586ABA">
              <w:rPr>
                <w:noProof/>
                <w:webHidden/>
              </w:rPr>
              <w:t>77</w:t>
            </w:r>
            <w:r w:rsidR="00586ABA">
              <w:rPr>
                <w:noProof/>
                <w:webHidden/>
              </w:rPr>
              <w:fldChar w:fldCharType="end"/>
            </w:r>
          </w:hyperlink>
        </w:p>
        <w:p w14:paraId="7E9A3E2F" w14:textId="502878E4" w:rsidR="00586ABA" w:rsidRDefault="00226866">
          <w:pPr>
            <w:pStyle w:val="TOC2"/>
            <w:rPr>
              <w:rFonts w:eastAsiaTheme="minorEastAsia"/>
              <w:b w:val="0"/>
              <w:lang w:eastAsia="en-GB"/>
            </w:rPr>
          </w:pPr>
          <w:hyperlink w:anchor="_Toc64965110" w:history="1">
            <w:r w:rsidR="00586ABA" w:rsidRPr="005F19E3">
              <w:rPr>
                <w:rStyle w:val="Hyperlink"/>
              </w:rPr>
              <w:t>8.1</w:t>
            </w:r>
            <w:r w:rsidR="00586ABA">
              <w:rPr>
                <w:rFonts w:eastAsiaTheme="minorEastAsia"/>
                <w:b w:val="0"/>
                <w:lang w:eastAsia="en-GB"/>
              </w:rPr>
              <w:tab/>
            </w:r>
            <w:r w:rsidR="00586ABA" w:rsidRPr="005F19E3">
              <w:rPr>
                <w:rStyle w:val="Hyperlink"/>
              </w:rPr>
              <w:t>Pre-requisites and Dependencies</w:t>
            </w:r>
            <w:r w:rsidR="00586ABA">
              <w:rPr>
                <w:webHidden/>
              </w:rPr>
              <w:tab/>
            </w:r>
            <w:r w:rsidR="00586ABA">
              <w:rPr>
                <w:webHidden/>
              </w:rPr>
              <w:fldChar w:fldCharType="begin"/>
            </w:r>
            <w:r w:rsidR="00586ABA">
              <w:rPr>
                <w:webHidden/>
              </w:rPr>
              <w:instrText xml:space="preserve"> PAGEREF _Toc64965110 \h </w:instrText>
            </w:r>
            <w:r w:rsidR="00586ABA">
              <w:rPr>
                <w:webHidden/>
              </w:rPr>
            </w:r>
            <w:r w:rsidR="00586ABA">
              <w:rPr>
                <w:webHidden/>
              </w:rPr>
              <w:fldChar w:fldCharType="separate"/>
            </w:r>
            <w:r w:rsidR="00586ABA">
              <w:rPr>
                <w:webHidden/>
              </w:rPr>
              <w:t>77</w:t>
            </w:r>
            <w:r w:rsidR="00586ABA">
              <w:rPr>
                <w:webHidden/>
              </w:rPr>
              <w:fldChar w:fldCharType="end"/>
            </w:r>
          </w:hyperlink>
        </w:p>
        <w:p w14:paraId="7E507A7F" w14:textId="0969FF12" w:rsidR="00586ABA" w:rsidRDefault="00226866">
          <w:pPr>
            <w:pStyle w:val="TOC2"/>
            <w:rPr>
              <w:rFonts w:eastAsiaTheme="minorEastAsia"/>
              <w:b w:val="0"/>
              <w:lang w:eastAsia="en-GB"/>
            </w:rPr>
          </w:pPr>
          <w:hyperlink w:anchor="_Toc64965111" w:history="1">
            <w:r w:rsidR="00586ABA" w:rsidRPr="005F19E3">
              <w:rPr>
                <w:rStyle w:val="Hyperlink"/>
              </w:rPr>
              <w:t>8.2</w:t>
            </w:r>
            <w:r w:rsidR="00586ABA">
              <w:rPr>
                <w:rFonts w:eastAsiaTheme="minorEastAsia"/>
                <w:b w:val="0"/>
                <w:lang w:eastAsia="en-GB"/>
              </w:rPr>
              <w:tab/>
            </w:r>
            <w:r w:rsidR="00586ABA" w:rsidRPr="005F19E3">
              <w:rPr>
                <w:rStyle w:val="Hyperlink"/>
              </w:rPr>
              <w:t>Definitions</w:t>
            </w:r>
            <w:r w:rsidR="00586ABA">
              <w:rPr>
                <w:webHidden/>
              </w:rPr>
              <w:tab/>
            </w:r>
            <w:r w:rsidR="00586ABA">
              <w:rPr>
                <w:webHidden/>
              </w:rPr>
              <w:fldChar w:fldCharType="begin"/>
            </w:r>
            <w:r w:rsidR="00586ABA">
              <w:rPr>
                <w:webHidden/>
              </w:rPr>
              <w:instrText xml:space="preserve"> PAGEREF _Toc64965111 \h </w:instrText>
            </w:r>
            <w:r w:rsidR="00586ABA">
              <w:rPr>
                <w:webHidden/>
              </w:rPr>
            </w:r>
            <w:r w:rsidR="00586ABA">
              <w:rPr>
                <w:webHidden/>
              </w:rPr>
              <w:fldChar w:fldCharType="separate"/>
            </w:r>
            <w:r w:rsidR="00586ABA">
              <w:rPr>
                <w:webHidden/>
              </w:rPr>
              <w:t>77</w:t>
            </w:r>
            <w:r w:rsidR="00586ABA">
              <w:rPr>
                <w:webHidden/>
              </w:rPr>
              <w:fldChar w:fldCharType="end"/>
            </w:r>
          </w:hyperlink>
        </w:p>
        <w:p w14:paraId="707849DA" w14:textId="062C3742" w:rsidR="00586ABA" w:rsidRDefault="00226866">
          <w:pPr>
            <w:pStyle w:val="TOC2"/>
            <w:rPr>
              <w:rFonts w:eastAsiaTheme="minorEastAsia"/>
              <w:b w:val="0"/>
              <w:lang w:eastAsia="en-GB"/>
            </w:rPr>
          </w:pPr>
          <w:hyperlink w:anchor="_Toc64965112" w:history="1">
            <w:r w:rsidR="00586ABA" w:rsidRPr="005F19E3">
              <w:rPr>
                <w:rStyle w:val="Hyperlink"/>
              </w:rPr>
              <w:t>8.3</w:t>
            </w:r>
            <w:r w:rsidR="00586ABA">
              <w:rPr>
                <w:rFonts w:eastAsiaTheme="minorEastAsia"/>
                <w:b w:val="0"/>
                <w:lang w:eastAsia="en-GB"/>
              </w:rPr>
              <w:tab/>
            </w:r>
            <w:r w:rsidR="00586ABA" w:rsidRPr="005F19E3">
              <w:rPr>
                <w:rStyle w:val="Hyperlink"/>
              </w:rPr>
              <w:t>Architecture Decision Log (including Solution Options decisions)</w:t>
            </w:r>
            <w:r w:rsidR="00586ABA">
              <w:rPr>
                <w:webHidden/>
              </w:rPr>
              <w:tab/>
            </w:r>
            <w:r w:rsidR="00586ABA">
              <w:rPr>
                <w:webHidden/>
              </w:rPr>
              <w:fldChar w:fldCharType="begin"/>
            </w:r>
            <w:r w:rsidR="00586ABA">
              <w:rPr>
                <w:webHidden/>
              </w:rPr>
              <w:instrText xml:space="preserve"> PAGEREF _Toc64965112 \h </w:instrText>
            </w:r>
            <w:r w:rsidR="00586ABA">
              <w:rPr>
                <w:webHidden/>
              </w:rPr>
            </w:r>
            <w:r w:rsidR="00586ABA">
              <w:rPr>
                <w:webHidden/>
              </w:rPr>
              <w:fldChar w:fldCharType="separate"/>
            </w:r>
            <w:r w:rsidR="00586ABA">
              <w:rPr>
                <w:webHidden/>
              </w:rPr>
              <w:t>78</w:t>
            </w:r>
            <w:r w:rsidR="00586ABA">
              <w:rPr>
                <w:webHidden/>
              </w:rPr>
              <w:fldChar w:fldCharType="end"/>
            </w:r>
          </w:hyperlink>
        </w:p>
        <w:p w14:paraId="51B629CE" w14:textId="2C4021B6" w:rsidR="00586ABA" w:rsidRDefault="00226866">
          <w:pPr>
            <w:pStyle w:val="TOC3"/>
            <w:rPr>
              <w:rFonts w:eastAsiaTheme="minorEastAsia"/>
              <w:lang w:eastAsia="en-GB"/>
            </w:rPr>
          </w:pPr>
          <w:hyperlink w:anchor="_Toc64965113" w:history="1">
            <w:r w:rsidR="00586ABA" w:rsidRPr="005F19E3">
              <w:rPr>
                <w:rStyle w:val="Hyperlink"/>
              </w:rPr>
              <w:t>8.3.1</w:t>
            </w:r>
            <w:r w:rsidR="00586ABA">
              <w:rPr>
                <w:rFonts w:eastAsiaTheme="minorEastAsia"/>
                <w:lang w:eastAsia="en-GB"/>
              </w:rPr>
              <w:tab/>
            </w:r>
            <w:r w:rsidR="00586ABA" w:rsidRPr="005F19E3">
              <w:rPr>
                <w:rStyle w:val="Hyperlink"/>
              </w:rPr>
              <w:t>Decision: &lt;decision-title&gt;</w:t>
            </w:r>
            <w:r w:rsidR="00586ABA">
              <w:rPr>
                <w:webHidden/>
              </w:rPr>
              <w:tab/>
            </w:r>
            <w:r w:rsidR="00586ABA">
              <w:rPr>
                <w:webHidden/>
              </w:rPr>
              <w:fldChar w:fldCharType="begin"/>
            </w:r>
            <w:r w:rsidR="00586ABA">
              <w:rPr>
                <w:webHidden/>
              </w:rPr>
              <w:instrText xml:space="preserve"> PAGEREF _Toc64965113 \h </w:instrText>
            </w:r>
            <w:r w:rsidR="00586ABA">
              <w:rPr>
                <w:webHidden/>
              </w:rPr>
            </w:r>
            <w:r w:rsidR="00586ABA">
              <w:rPr>
                <w:webHidden/>
              </w:rPr>
              <w:fldChar w:fldCharType="separate"/>
            </w:r>
            <w:r w:rsidR="00586ABA">
              <w:rPr>
                <w:webHidden/>
              </w:rPr>
              <w:t>78</w:t>
            </w:r>
            <w:r w:rsidR="00586ABA">
              <w:rPr>
                <w:webHidden/>
              </w:rPr>
              <w:fldChar w:fldCharType="end"/>
            </w:r>
          </w:hyperlink>
        </w:p>
        <w:p w14:paraId="546E962E" w14:textId="00D0BA91" w:rsidR="00586ABA" w:rsidRDefault="00226866">
          <w:pPr>
            <w:pStyle w:val="TOC2"/>
            <w:rPr>
              <w:rFonts w:eastAsiaTheme="minorEastAsia"/>
              <w:b w:val="0"/>
              <w:lang w:eastAsia="en-GB"/>
            </w:rPr>
          </w:pPr>
          <w:hyperlink w:anchor="_Toc64965114" w:history="1">
            <w:r w:rsidR="00586ABA" w:rsidRPr="005F19E3">
              <w:rPr>
                <w:rStyle w:val="Hyperlink"/>
              </w:rPr>
              <w:t>8.4</w:t>
            </w:r>
            <w:r w:rsidR="00586ABA">
              <w:rPr>
                <w:rFonts w:eastAsiaTheme="minorEastAsia"/>
                <w:b w:val="0"/>
                <w:lang w:eastAsia="en-GB"/>
              </w:rPr>
              <w:tab/>
            </w:r>
            <w:r w:rsidR="00586ABA" w:rsidRPr="005F19E3">
              <w:rPr>
                <w:rStyle w:val="Hyperlink"/>
              </w:rPr>
              <w:t>Legacy Solution Diagrams or Descriptions</w:t>
            </w:r>
            <w:r w:rsidR="00586ABA">
              <w:rPr>
                <w:webHidden/>
              </w:rPr>
              <w:tab/>
            </w:r>
            <w:r w:rsidR="00586ABA">
              <w:rPr>
                <w:webHidden/>
              </w:rPr>
              <w:fldChar w:fldCharType="begin"/>
            </w:r>
            <w:r w:rsidR="00586ABA">
              <w:rPr>
                <w:webHidden/>
              </w:rPr>
              <w:instrText xml:space="preserve"> PAGEREF _Toc64965114 \h </w:instrText>
            </w:r>
            <w:r w:rsidR="00586ABA">
              <w:rPr>
                <w:webHidden/>
              </w:rPr>
            </w:r>
            <w:r w:rsidR="00586ABA">
              <w:rPr>
                <w:webHidden/>
              </w:rPr>
              <w:fldChar w:fldCharType="separate"/>
            </w:r>
            <w:r w:rsidR="00586ABA">
              <w:rPr>
                <w:webHidden/>
              </w:rPr>
              <w:t>79</w:t>
            </w:r>
            <w:r w:rsidR="00586ABA">
              <w:rPr>
                <w:webHidden/>
              </w:rPr>
              <w:fldChar w:fldCharType="end"/>
            </w:r>
          </w:hyperlink>
        </w:p>
        <w:p w14:paraId="31845474" w14:textId="60F737F4" w:rsidR="00586ABA" w:rsidRDefault="00226866">
          <w:pPr>
            <w:pStyle w:val="TOC2"/>
            <w:rPr>
              <w:rFonts w:eastAsiaTheme="minorEastAsia"/>
              <w:b w:val="0"/>
              <w:lang w:eastAsia="en-GB"/>
            </w:rPr>
          </w:pPr>
          <w:hyperlink w:anchor="_Toc64965115" w:history="1">
            <w:r w:rsidR="00586ABA" w:rsidRPr="005F19E3">
              <w:rPr>
                <w:rStyle w:val="Hyperlink"/>
              </w:rPr>
              <w:t>8.5</w:t>
            </w:r>
            <w:r w:rsidR="00586ABA">
              <w:rPr>
                <w:rFonts w:eastAsiaTheme="minorEastAsia"/>
                <w:b w:val="0"/>
                <w:lang w:eastAsia="en-GB"/>
              </w:rPr>
              <w:tab/>
            </w:r>
            <w:r w:rsidR="00586ABA" w:rsidRPr="005F19E3">
              <w:rPr>
                <w:rStyle w:val="Hyperlink"/>
              </w:rPr>
              <w:t>References to other documents table</w:t>
            </w:r>
            <w:r w:rsidR="00586ABA">
              <w:rPr>
                <w:webHidden/>
              </w:rPr>
              <w:tab/>
            </w:r>
            <w:r w:rsidR="00586ABA">
              <w:rPr>
                <w:webHidden/>
              </w:rPr>
              <w:fldChar w:fldCharType="begin"/>
            </w:r>
            <w:r w:rsidR="00586ABA">
              <w:rPr>
                <w:webHidden/>
              </w:rPr>
              <w:instrText xml:space="preserve"> PAGEREF _Toc64965115 \h </w:instrText>
            </w:r>
            <w:r w:rsidR="00586ABA">
              <w:rPr>
                <w:webHidden/>
              </w:rPr>
            </w:r>
            <w:r w:rsidR="00586ABA">
              <w:rPr>
                <w:webHidden/>
              </w:rPr>
              <w:fldChar w:fldCharType="separate"/>
            </w:r>
            <w:r w:rsidR="00586ABA">
              <w:rPr>
                <w:webHidden/>
              </w:rPr>
              <w:t>79</w:t>
            </w:r>
            <w:r w:rsidR="00586ABA">
              <w:rPr>
                <w:webHidden/>
              </w:rPr>
              <w:fldChar w:fldCharType="end"/>
            </w:r>
          </w:hyperlink>
        </w:p>
        <w:p w14:paraId="4DFCB1A6" w14:textId="505A2172" w:rsidR="00C21451" w:rsidRPr="00166E0B" w:rsidRDefault="00F64B80">
          <w:pPr>
            <w:rPr>
              <w:b/>
            </w:rPr>
          </w:pPr>
          <w:r w:rsidRPr="00166E0B">
            <w:rPr>
              <w:b/>
            </w:rPr>
            <w:fldChar w:fldCharType="end"/>
          </w:r>
        </w:p>
      </w:sdtContent>
    </w:sdt>
    <w:p w14:paraId="723801BF" w14:textId="77777777" w:rsidR="00C21451" w:rsidRPr="00166E0B" w:rsidRDefault="00C21451" w:rsidP="00C21451">
      <w:pPr>
        <w:rPr>
          <w:b/>
        </w:rPr>
      </w:pPr>
    </w:p>
    <w:p w14:paraId="69A7F16C" w14:textId="77777777" w:rsidR="00C21451" w:rsidRPr="00166E0B" w:rsidRDefault="00C21451">
      <w:pPr>
        <w:rPr>
          <w:b/>
        </w:rPr>
      </w:pPr>
      <w:r w:rsidRPr="00166E0B">
        <w:rPr>
          <w:b/>
        </w:rPr>
        <w:br w:type="page"/>
      </w:r>
    </w:p>
    <w:p w14:paraId="6AE5B1F2" w14:textId="77777777" w:rsidR="00C21451" w:rsidRPr="00166E0B" w:rsidRDefault="0039571B" w:rsidP="00EC65D1">
      <w:pPr>
        <w:pStyle w:val="Heading1"/>
      </w:pPr>
      <w:bookmarkStart w:id="0" w:name="_Toc64964996"/>
      <w:bookmarkStart w:id="1" w:name="_Toc399753298"/>
      <w:bookmarkStart w:id="2" w:name="_Toc399753317"/>
      <w:bookmarkStart w:id="3" w:name="_Toc399753318"/>
      <w:bookmarkStart w:id="4" w:name="_Toc399753323"/>
      <w:bookmarkStart w:id="5" w:name="_Toc399753327"/>
      <w:bookmarkStart w:id="6" w:name="_Toc399753328"/>
      <w:bookmarkStart w:id="7" w:name="_Toc399753332"/>
      <w:bookmarkStart w:id="8" w:name="_Toc399753339"/>
      <w:bookmarkStart w:id="9" w:name="_Toc399753340"/>
      <w:r w:rsidRPr="00166E0B">
        <w:lastRenderedPageBreak/>
        <w:t>Introduction</w:t>
      </w:r>
      <w:bookmarkEnd w:id="0"/>
    </w:p>
    <w:p w14:paraId="08E87878" w14:textId="10041107" w:rsidR="00627836" w:rsidRPr="00166E0B" w:rsidRDefault="006834DA" w:rsidP="0041268F">
      <w:pPr>
        <w:pStyle w:val="Heading2"/>
      </w:pPr>
      <w:bookmarkStart w:id="10" w:name="_Toc64964997"/>
      <w:r>
        <w:t>Purpose</w:t>
      </w:r>
      <w:r w:rsidR="00A61354">
        <w:t xml:space="preserve"> of Document</w:t>
      </w:r>
      <w:bookmarkEnd w:id="10"/>
    </w:p>
    <w:p w14:paraId="6A486111" w14:textId="0B1CFD5F" w:rsidR="00156B52" w:rsidRDefault="00E01843" w:rsidP="00156B52">
      <w:r>
        <w:t xml:space="preserve">This document describes the </w:t>
      </w:r>
      <w:r w:rsidR="00156B52">
        <w:t>High-Performance Computing platform in Met</w:t>
      </w:r>
      <w:r w:rsidR="134FD527">
        <w:t>W</w:t>
      </w:r>
      <w:r w:rsidR="00156B52">
        <w:t xml:space="preserve">orx </w:t>
      </w:r>
      <w:r w:rsidR="00355CAC">
        <w:t xml:space="preserve">that </w:t>
      </w:r>
      <w:r w:rsidR="00156B52">
        <w:t xml:space="preserve">will be used by the Clinical Pharmacology &amp; Quantitative Pharmacology (CPQP) group to perform </w:t>
      </w:r>
      <w:r w:rsidR="71069C87">
        <w:t>pharmacometrics</w:t>
      </w:r>
      <w:r w:rsidR="00156B52">
        <w:t xml:space="preserve"> (PK/PD) analysis on clinical data from EntimICE. The platform is used to run computational analysis tools, e.g., NONMEM, R/Rstudio, MATLAB, Monlix, etc. Analysis data, models and results are used for clinical trial reporting and submission.</w:t>
      </w:r>
      <w:r w:rsidR="2E2D57D6">
        <w:t xml:space="preserve">  An Enterprise GitHub repository will be </w:t>
      </w:r>
      <w:r w:rsidR="54FC058E">
        <w:t>integrated with the Met</w:t>
      </w:r>
      <w:r w:rsidR="5ED83AF3">
        <w:t>W</w:t>
      </w:r>
      <w:r w:rsidR="54FC058E">
        <w:t>orx platform in the AstraZeneca VPC to</w:t>
      </w:r>
      <w:r w:rsidR="2E2D57D6">
        <w:t xml:space="preserve"> store and track </w:t>
      </w:r>
      <w:r w:rsidR="78DD1278">
        <w:t xml:space="preserve">data </w:t>
      </w:r>
      <w:r w:rsidR="3F443093">
        <w:t>for the business process.</w:t>
      </w:r>
    </w:p>
    <w:p w14:paraId="6A40A253" w14:textId="2F745C32" w:rsidR="002A0A62" w:rsidRPr="00166E0B" w:rsidRDefault="003E00D1" w:rsidP="002B2045">
      <w:r w:rsidRPr="00166E0B">
        <w:t xml:space="preserve">Included </w:t>
      </w:r>
      <w:r w:rsidR="008A2D7A" w:rsidRPr="00166E0B">
        <w:t xml:space="preserve">in the document </w:t>
      </w:r>
      <w:r w:rsidR="00290A56" w:rsidRPr="00166E0B">
        <w:t xml:space="preserve">is the rationale </w:t>
      </w:r>
      <w:r w:rsidR="004942F4" w:rsidRPr="00166E0B">
        <w:t>for</w:t>
      </w:r>
      <w:r w:rsidR="00904ABB" w:rsidRPr="00166E0B">
        <w:t xml:space="preserve"> the solution architecture and</w:t>
      </w:r>
      <w:r w:rsidR="002B2045" w:rsidRPr="00166E0B">
        <w:t xml:space="preserve"> the design decisions and assumptions </w:t>
      </w:r>
      <w:r w:rsidR="00DC07E1" w:rsidRPr="00166E0B">
        <w:t>that</w:t>
      </w:r>
      <w:r w:rsidR="002B2045" w:rsidRPr="00166E0B">
        <w:t xml:space="preserve"> </w:t>
      </w:r>
      <w:r w:rsidR="00DC07E1" w:rsidRPr="00166E0B">
        <w:t>led to</w:t>
      </w:r>
      <w:r w:rsidR="002B2045" w:rsidRPr="00166E0B">
        <w:t xml:space="preserve"> </w:t>
      </w:r>
      <w:r w:rsidR="00A63B82" w:rsidRPr="00166E0B">
        <w:t>its selection</w:t>
      </w:r>
      <w:r w:rsidR="002B2045" w:rsidRPr="00166E0B">
        <w:t>. The blueprint is kept live and updated with high level system changes and is retained according to system lifecycle.</w:t>
      </w:r>
    </w:p>
    <w:p w14:paraId="70F9040D" w14:textId="77777777" w:rsidR="00CF1748" w:rsidRPr="00166E0B" w:rsidRDefault="00CF1748" w:rsidP="0041268F">
      <w:pPr>
        <w:pStyle w:val="Heading2"/>
      </w:pPr>
      <w:bookmarkStart w:id="11" w:name="_Toc512932620"/>
      <w:bookmarkStart w:id="12" w:name="_Toc64964998"/>
      <w:r>
        <w:t>Architecturally Significant Assessment</w:t>
      </w:r>
      <w:bookmarkEnd w:id="11"/>
      <w:bookmarkEnd w:id="12"/>
    </w:p>
    <w:p w14:paraId="7D8993D9" w14:textId="1C4C35B8" w:rsidR="1AB75B35" w:rsidRDefault="1AB75B35">
      <w:r w:rsidRPr="2D0CEC5B">
        <w:rPr>
          <w:rFonts w:ascii="Calibri" w:eastAsia="Calibri" w:hAnsi="Calibri" w:cs="Calibri"/>
        </w:rPr>
        <w:t>The outcome of the Enterprise Architecture Review Board (EARB) Pre-Assessment is that the solution is architecturally significant. This is recorded in the Enterprise Solution Review Register with Id 846.</w:t>
      </w:r>
    </w:p>
    <w:p w14:paraId="1865D6F5" w14:textId="7FD09051" w:rsidR="1AB75B35" w:rsidRPr="0014616D" w:rsidRDefault="1AB75B35">
      <w:pPr>
        <w:rPr>
          <w:highlight w:val="yellow"/>
        </w:rPr>
      </w:pPr>
      <w:r w:rsidRPr="0014616D">
        <w:rPr>
          <w:rFonts w:ascii="Calibri" w:eastAsia="Calibri" w:hAnsi="Calibri" w:cs="Calibri"/>
          <w:highlight w:val="yellow"/>
        </w:rPr>
        <w:t xml:space="preserve">The basis for this outcome is &lt;STATE the determining factor(s) for the outcome&gt;. </w:t>
      </w:r>
    </w:p>
    <w:p w14:paraId="0704BA61" w14:textId="33041050" w:rsidR="1AB75B35" w:rsidRDefault="1AB75B35">
      <w:r w:rsidRPr="0014616D">
        <w:rPr>
          <w:rFonts w:ascii="Calibri" w:eastAsia="Calibri" w:hAnsi="Calibri" w:cs="Calibri"/>
          <w:highlight w:val="yellow"/>
        </w:rPr>
        <w:t>The Pre-Assessment tab is reproduced below.</w:t>
      </w:r>
    </w:p>
    <w:p w14:paraId="2B5F0A3D" w14:textId="07FC5EC5" w:rsidR="2D0CEC5B" w:rsidRDefault="2D0CEC5B" w:rsidP="2D0CEC5B">
      <w:pPr>
        <w:rPr>
          <w:rFonts w:ascii="Calibri" w:eastAsia="Calibri" w:hAnsi="Calibri" w:cs="Calibri"/>
        </w:rPr>
      </w:pPr>
    </w:p>
    <w:p w14:paraId="7506C7D0" w14:textId="76923109" w:rsidR="1AB75B35" w:rsidRDefault="1AB75B35" w:rsidP="2D0CEC5B">
      <w:pPr>
        <w:rPr>
          <w:rFonts w:ascii="Calibri" w:eastAsia="Calibri" w:hAnsi="Calibri"/>
        </w:rPr>
      </w:pPr>
      <w:r>
        <w:rPr>
          <w:noProof/>
        </w:rPr>
        <w:lastRenderedPageBreak/>
        <w:drawing>
          <wp:inline distT="0" distB="0" distL="0" distR="0" wp14:anchorId="255EAA06" wp14:editId="3DEDDECC">
            <wp:extent cx="3200400" cy="4572000"/>
            <wp:effectExtent l="0" t="0" r="0" b="0"/>
            <wp:docPr id="1563730906" name="Picture 156373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4572000"/>
                    </a:xfrm>
                    <a:prstGeom prst="rect">
                      <a:avLst/>
                    </a:prstGeom>
                  </pic:spPr>
                </pic:pic>
              </a:graphicData>
            </a:graphic>
          </wp:inline>
        </w:drawing>
      </w:r>
    </w:p>
    <w:p w14:paraId="4E75E600" w14:textId="77777777" w:rsidR="000A6780" w:rsidRPr="00166E0B" w:rsidRDefault="000A6780" w:rsidP="0041268F">
      <w:pPr>
        <w:pStyle w:val="Heading2"/>
      </w:pPr>
      <w:bookmarkStart w:id="13" w:name="_Toc512932621"/>
      <w:bookmarkStart w:id="14" w:name="_Toc64964999"/>
      <w:r w:rsidRPr="00166E0B">
        <w:t>Data Classification Assessment</w:t>
      </w:r>
      <w:bookmarkEnd w:id="13"/>
      <w:bookmarkEnd w:id="14"/>
    </w:p>
    <w:p w14:paraId="50181DC5" w14:textId="03A1B869" w:rsidR="000270F5" w:rsidRDefault="000270F5" w:rsidP="00DC781F">
      <w:r w:rsidRPr="000270F5">
        <w:t>The AstraZeneca information classification for the data used by the solution is</w:t>
      </w:r>
      <w:r w:rsidR="00AE259B">
        <w:t>:</w:t>
      </w:r>
      <w:r w:rsidRPr="000270F5">
        <w:t xml:space="preserve"> </w:t>
      </w:r>
      <w:r w:rsidRPr="00DB3ED6">
        <w:rPr>
          <w:b/>
          <w:bCs/>
        </w:rPr>
        <w:t>Strictly Confidential</w:t>
      </w:r>
      <w:r w:rsidRPr="000270F5">
        <w:t>.</w:t>
      </w:r>
    </w:p>
    <w:p w14:paraId="4CA88008" w14:textId="0840B898" w:rsidR="0039571B" w:rsidRPr="00166E0B" w:rsidRDefault="009B60C0" w:rsidP="0041268F">
      <w:pPr>
        <w:pStyle w:val="Heading2"/>
      </w:pPr>
      <w:bookmarkStart w:id="15" w:name="_Toc64965000"/>
      <w:r>
        <w:t xml:space="preserve">Document </w:t>
      </w:r>
      <w:r w:rsidR="0039571B">
        <w:t>Scope</w:t>
      </w:r>
      <w:bookmarkEnd w:id="15"/>
    </w:p>
    <w:p w14:paraId="3506EF7E" w14:textId="631EEE7D" w:rsidR="595C4066" w:rsidRDefault="595C4066" w:rsidP="2D0CEC5B">
      <w:pPr>
        <w:pStyle w:val="ListBullet"/>
        <w:numPr>
          <w:ilvl w:val="0"/>
          <w:numId w:val="24"/>
        </w:numPr>
      </w:pPr>
      <w:r w:rsidRPr="2D0CEC5B">
        <w:rPr>
          <w:rFonts w:ascii="Calibri" w:eastAsia="Calibri" w:hAnsi="Calibri" w:cs="Calibri"/>
          <w:szCs w:val="22"/>
        </w:rPr>
        <w:t>The scope of the document includes the following:</w:t>
      </w:r>
    </w:p>
    <w:p w14:paraId="21DC13D7" w14:textId="17D27523" w:rsidR="595C4066" w:rsidRDefault="595C4066" w:rsidP="2D0CEC5B">
      <w:pPr>
        <w:pStyle w:val="ListParagraph"/>
        <w:numPr>
          <w:ilvl w:val="0"/>
          <w:numId w:val="24"/>
        </w:numPr>
        <w:rPr>
          <w:rFonts w:eastAsiaTheme="minorEastAsia" w:cstheme="minorBidi"/>
          <w:szCs w:val="22"/>
        </w:rPr>
      </w:pPr>
      <w:r w:rsidRPr="2D0CEC5B">
        <w:t>Hosting and infrastructure.</w:t>
      </w:r>
    </w:p>
    <w:p w14:paraId="1A4D66B1" w14:textId="1BC4C82F" w:rsidR="595C4066" w:rsidRDefault="595C4066" w:rsidP="2D0CEC5B">
      <w:pPr>
        <w:pStyle w:val="ListParagraph"/>
        <w:numPr>
          <w:ilvl w:val="0"/>
          <w:numId w:val="24"/>
        </w:numPr>
        <w:rPr>
          <w:rFonts w:eastAsiaTheme="minorEastAsia" w:cstheme="minorBidi"/>
          <w:szCs w:val="22"/>
        </w:rPr>
      </w:pPr>
      <w:r w:rsidRPr="2D0CEC5B">
        <w:t>Identity, access management and security.</w:t>
      </w:r>
    </w:p>
    <w:p w14:paraId="28F6BDB8" w14:textId="6B90A49B" w:rsidR="595C4066" w:rsidRDefault="595C4066" w:rsidP="2D0CEC5B">
      <w:pPr>
        <w:pStyle w:val="ListParagraph"/>
        <w:numPr>
          <w:ilvl w:val="0"/>
          <w:numId w:val="24"/>
        </w:numPr>
        <w:rPr>
          <w:rFonts w:eastAsiaTheme="minorEastAsia" w:cstheme="minorBidi"/>
          <w:szCs w:val="22"/>
        </w:rPr>
      </w:pPr>
      <w:r w:rsidRPr="2D0CEC5B">
        <w:t>Accommodation of non-functional requirements (resilience, scalability, performance etc).</w:t>
      </w:r>
    </w:p>
    <w:p w14:paraId="7D6FE698" w14:textId="442009AA" w:rsidR="595C4066" w:rsidRDefault="595C4066" w:rsidP="2D0CEC5B">
      <w:pPr>
        <w:pStyle w:val="ListParagraph"/>
        <w:numPr>
          <w:ilvl w:val="0"/>
          <w:numId w:val="24"/>
        </w:numPr>
        <w:rPr>
          <w:rFonts w:eastAsiaTheme="minorEastAsia" w:cstheme="minorBidi"/>
          <w:szCs w:val="22"/>
        </w:rPr>
      </w:pPr>
      <w:r w:rsidRPr="2D0CEC5B">
        <w:t>Technology platforms, frameworks and software components.</w:t>
      </w:r>
    </w:p>
    <w:p w14:paraId="1D0A2046" w14:textId="235464B4" w:rsidR="595C4066" w:rsidRDefault="595C4066" w:rsidP="2D0CEC5B">
      <w:pPr>
        <w:pStyle w:val="ListParagraph"/>
        <w:numPr>
          <w:ilvl w:val="0"/>
          <w:numId w:val="24"/>
        </w:numPr>
        <w:rPr>
          <w:rFonts w:eastAsiaTheme="minorEastAsia" w:cstheme="minorBidi"/>
          <w:szCs w:val="22"/>
        </w:rPr>
      </w:pPr>
      <w:r w:rsidRPr="2D0CEC5B">
        <w:t>Alignment to business capabilities and processes.</w:t>
      </w:r>
    </w:p>
    <w:p w14:paraId="35A70CB0" w14:textId="76AD50BE" w:rsidR="595C4066" w:rsidRDefault="595C4066" w:rsidP="2D0CEC5B">
      <w:pPr>
        <w:pStyle w:val="ListParagraph"/>
        <w:numPr>
          <w:ilvl w:val="0"/>
          <w:numId w:val="24"/>
        </w:numPr>
        <w:rPr>
          <w:rFonts w:eastAsiaTheme="minorEastAsia" w:cstheme="minorBidi"/>
          <w:szCs w:val="22"/>
        </w:rPr>
      </w:pPr>
      <w:r w:rsidRPr="2D0CEC5B">
        <w:t>Business criticality and service needs.</w:t>
      </w:r>
    </w:p>
    <w:p w14:paraId="74204EBB" w14:textId="12D8E6E7" w:rsidR="595C4066" w:rsidRDefault="595C4066" w:rsidP="2D0CEC5B">
      <w:pPr>
        <w:pStyle w:val="ListParagraph"/>
        <w:numPr>
          <w:ilvl w:val="0"/>
          <w:numId w:val="24"/>
        </w:numPr>
        <w:rPr>
          <w:rFonts w:eastAsiaTheme="minorEastAsia" w:cstheme="minorBidi"/>
          <w:szCs w:val="22"/>
        </w:rPr>
      </w:pPr>
      <w:r w:rsidRPr="2D0CEC5B">
        <w:t>Alignment to architecture standards.</w:t>
      </w:r>
    </w:p>
    <w:p w14:paraId="44772C35" w14:textId="5B0C1ABE" w:rsidR="595C4066" w:rsidRDefault="595C4066" w:rsidP="2D0CEC5B">
      <w:pPr>
        <w:pStyle w:val="ListParagraph"/>
        <w:numPr>
          <w:ilvl w:val="0"/>
          <w:numId w:val="24"/>
        </w:numPr>
        <w:rPr>
          <w:rFonts w:eastAsiaTheme="minorEastAsia" w:cstheme="minorBidi"/>
          <w:szCs w:val="22"/>
        </w:rPr>
      </w:pPr>
      <w:r w:rsidRPr="2D0CEC5B">
        <w:t>Design decisions taken and the assumptions on which the decisions and the architecture are based.</w:t>
      </w:r>
    </w:p>
    <w:p w14:paraId="55FFD524" w14:textId="1E856000" w:rsidR="2D0CEC5B" w:rsidRDefault="2D0CEC5B" w:rsidP="2D0CEC5B">
      <w:pPr>
        <w:pStyle w:val="ListBullet"/>
        <w:ind w:left="0"/>
        <w:rPr>
          <w:rFonts w:ascii="Calibri" w:hAnsi="Calibri"/>
        </w:rPr>
      </w:pPr>
    </w:p>
    <w:p w14:paraId="6B587911" w14:textId="32B386F8" w:rsidR="7D9296BC" w:rsidRDefault="7D9296BC" w:rsidP="7D9296BC">
      <w:pPr>
        <w:pStyle w:val="ListBullet"/>
        <w:rPr>
          <w:rFonts w:ascii="Calibri" w:hAnsi="Calibri"/>
        </w:rPr>
      </w:pPr>
    </w:p>
    <w:p w14:paraId="32C81191" w14:textId="13025362" w:rsidR="0039571B" w:rsidRPr="00166E0B" w:rsidRDefault="00ED2754" w:rsidP="00EF32FF">
      <w:pPr>
        <w:pStyle w:val="Heading1"/>
      </w:pPr>
      <w:bookmarkStart w:id="16" w:name="_Toc64965001"/>
      <w:r w:rsidRPr="00166E0B">
        <w:lastRenderedPageBreak/>
        <w:t>Business Architecture Overview</w:t>
      </w:r>
      <w:bookmarkEnd w:id="16"/>
    </w:p>
    <w:p w14:paraId="4056AE7C" w14:textId="77777777" w:rsidR="00A61354" w:rsidRPr="00166E0B" w:rsidRDefault="00A61354" w:rsidP="0041268F">
      <w:pPr>
        <w:pStyle w:val="Heading2"/>
      </w:pPr>
      <w:bookmarkStart w:id="17" w:name="_Toc64965002"/>
      <w:r w:rsidRPr="00166E0B">
        <w:t>System Purpose</w:t>
      </w:r>
      <w:bookmarkEnd w:id="17"/>
    </w:p>
    <w:p w14:paraId="2343B08A" w14:textId="345F479B" w:rsidR="00C5639F" w:rsidRDefault="1C312573" w:rsidP="7D9296BC">
      <w:r>
        <w:t xml:space="preserve">This Solution will provide a platform </w:t>
      </w:r>
      <w:r w:rsidR="67D1C9A7">
        <w:t>for</w:t>
      </w:r>
      <w:r>
        <w:t xml:space="preserve"> </w:t>
      </w:r>
      <w:r w:rsidR="4612A82F">
        <w:t>t</w:t>
      </w:r>
      <w:r w:rsidR="53900960">
        <w:t xml:space="preserve">he </w:t>
      </w:r>
      <w:r>
        <w:t xml:space="preserve">CPQP </w:t>
      </w:r>
      <w:r w:rsidR="50BABB13">
        <w:t xml:space="preserve">scientist to perform </w:t>
      </w:r>
      <w:r w:rsidR="2EF60941">
        <w:t>complex computational calculations with multip</w:t>
      </w:r>
      <w:r w:rsidR="53900960">
        <w:t>l</w:t>
      </w:r>
      <w:r w:rsidR="2EF60941">
        <w:t>e</w:t>
      </w:r>
      <w:r w:rsidR="50BABB13">
        <w:t xml:space="preserve"> AWS EC2</w:t>
      </w:r>
      <w:r w:rsidR="0C4548EF">
        <w:t xml:space="preserve"> Linux </w:t>
      </w:r>
      <w:r w:rsidR="50BABB13">
        <w:t xml:space="preserve">instances that will be created as needed and terminated after </w:t>
      </w:r>
      <w:r w:rsidR="75069943">
        <w:t xml:space="preserve">computational </w:t>
      </w:r>
      <w:r w:rsidR="50BABB13">
        <w:t xml:space="preserve">analysis is completed. </w:t>
      </w:r>
      <w:r w:rsidR="44C4C445">
        <w:t xml:space="preserve">Each </w:t>
      </w:r>
      <w:r w:rsidR="50BABB13">
        <w:t xml:space="preserve">EC2 Instance will be created </w:t>
      </w:r>
      <w:r w:rsidR="0C4548EF">
        <w:t xml:space="preserve">through </w:t>
      </w:r>
      <w:r w:rsidR="50BABB13">
        <w:t xml:space="preserve">the MetWorx dashboard directly onto a dedicated </w:t>
      </w:r>
      <w:r w:rsidR="0C4548EF">
        <w:t xml:space="preserve">AZ </w:t>
      </w:r>
      <w:r w:rsidR="50BABB13">
        <w:t>AWS VPC</w:t>
      </w:r>
      <w:r w:rsidR="0C4548EF">
        <w:t>. Additional storage for the EC</w:t>
      </w:r>
      <w:ins w:id="18" w:author="Penland, Chris" w:date="2022-01-18T03:19:00Z">
        <w:r w:rsidR="48F7E114">
          <w:t>2</w:t>
        </w:r>
      </w:ins>
      <w:del w:id="19" w:author="Penland, Chris" w:date="2022-01-18T03:19:00Z">
        <w:r w:rsidR="0058785B" w:rsidDel="0C4548EF">
          <w:delText>@</w:delText>
        </w:r>
      </w:del>
      <w:r w:rsidR="0C4548EF">
        <w:t xml:space="preserve"> instances will be provided by a GitHub Enterprise server also hosted on the AWS VPC, to provide the CPQP team the ability to check in and check out </w:t>
      </w:r>
      <w:commentRangeStart w:id="20"/>
      <w:r w:rsidR="0C4548EF">
        <w:t>working data and patient data</w:t>
      </w:r>
      <w:commentRangeEnd w:id="20"/>
      <w:r w:rsidR="0058785B">
        <w:rPr>
          <w:rStyle w:val="CommentReference"/>
        </w:rPr>
        <w:commentReference w:id="20"/>
      </w:r>
      <w:r w:rsidR="3E7DD1AC">
        <w:t xml:space="preserve"> from the GitHub repository</w:t>
      </w:r>
      <w:r w:rsidR="0C4548EF">
        <w:t>.</w:t>
      </w:r>
    </w:p>
    <w:p w14:paraId="76D87067" w14:textId="77777777" w:rsidR="00C5639F" w:rsidRDefault="00C5639F" w:rsidP="00C5639F">
      <w:pPr>
        <w:spacing w:after="0"/>
      </w:pPr>
    </w:p>
    <w:p w14:paraId="63E74830" w14:textId="044C273F" w:rsidR="0EF92CD8" w:rsidRDefault="0EF92CD8">
      <w:r w:rsidRPr="2D0CEC5B">
        <w:rPr>
          <w:rFonts w:ascii="Calibri" w:eastAsia="Calibri" w:hAnsi="Calibri" w:cs="Calibri"/>
          <w:b/>
          <w:bCs/>
        </w:rPr>
        <w:t>Business Service</w:t>
      </w:r>
    </w:p>
    <w:p w14:paraId="2B25A79E" w14:textId="03161548" w:rsidR="0EF92CD8" w:rsidRDefault="0EF92CD8">
      <w:pPr>
        <w:rPr>
          <w:rFonts w:ascii="Calibri" w:eastAsia="Calibri" w:hAnsi="Calibri" w:cs="Calibri"/>
        </w:rPr>
      </w:pPr>
      <w:r w:rsidRPr="2D0CEC5B">
        <w:rPr>
          <w:rFonts w:ascii="Calibri" w:eastAsia="Calibri" w:hAnsi="Calibri" w:cs="Calibri"/>
        </w:rPr>
        <w:t xml:space="preserve">The solution requires a new Business Service entry in ServiceNow. </w:t>
      </w:r>
    </w:p>
    <w:p w14:paraId="703ED7EA" w14:textId="5FD7D14C" w:rsidR="00AF5621" w:rsidRDefault="00AF5621">
      <w:r w:rsidRPr="004815C9">
        <w:rPr>
          <w:rFonts w:ascii="Calibri" w:eastAsia="Calibri" w:hAnsi="Calibri" w:cs="Calibri"/>
          <w:highlight w:val="yellow"/>
        </w:rPr>
        <w:t xml:space="preserve">In progress </w:t>
      </w:r>
      <w:r w:rsidR="004815C9" w:rsidRPr="004815C9">
        <w:rPr>
          <w:rFonts w:ascii="Calibri" w:eastAsia="Calibri" w:hAnsi="Calibri" w:cs="Calibri"/>
          <w:highlight w:val="yellow"/>
        </w:rPr>
        <w:t>contacting CSM</w:t>
      </w:r>
      <w:r w:rsidR="004815C9">
        <w:rPr>
          <w:rFonts w:ascii="Calibri" w:eastAsia="Calibri" w:hAnsi="Calibri" w:cs="Calibri"/>
        </w:rPr>
        <w:t xml:space="preserve"> </w:t>
      </w:r>
    </w:p>
    <w:p w14:paraId="6C4EC3F9" w14:textId="008CC967" w:rsidR="0EF92CD8" w:rsidRDefault="0EF92CD8" w:rsidP="2D0CEC5B">
      <w:pPr>
        <w:ind w:left="1985" w:hanging="1985"/>
      </w:pPr>
      <w:r w:rsidRPr="2D0CEC5B">
        <w:rPr>
          <w:rFonts w:ascii="Calibri" w:eastAsia="Calibri" w:hAnsi="Calibri" w:cs="Calibri"/>
        </w:rPr>
        <w:t>ServiceNow Id:</w:t>
      </w:r>
      <w:r>
        <w:tab/>
      </w:r>
      <w:r w:rsidRPr="2D0CEC5B">
        <w:rPr>
          <w:rFonts w:ascii="Calibri" w:eastAsia="Calibri" w:hAnsi="Calibri" w:cs="Calibri"/>
        </w:rPr>
        <w:t>&lt;snow-service-id&gt;</w:t>
      </w:r>
    </w:p>
    <w:p w14:paraId="1B0293B9" w14:textId="2457E969" w:rsidR="0EF92CD8" w:rsidRDefault="0EF92CD8" w:rsidP="2D0CEC5B">
      <w:pPr>
        <w:ind w:left="1985" w:hanging="1985"/>
      </w:pPr>
      <w:r w:rsidRPr="2D0CEC5B">
        <w:rPr>
          <w:rFonts w:ascii="Calibri" w:eastAsia="Calibri" w:hAnsi="Calibri" w:cs="Calibri"/>
        </w:rPr>
        <w:t>ServiceNow Name:</w:t>
      </w:r>
      <w:r>
        <w:tab/>
      </w:r>
      <w:r w:rsidRPr="2D0CEC5B">
        <w:rPr>
          <w:rFonts w:ascii="Calibri" w:eastAsia="Calibri" w:hAnsi="Calibri" w:cs="Calibri"/>
        </w:rPr>
        <w:t>&lt;snow-service-name&gt;</w:t>
      </w:r>
    </w:p>
    <w:p w14:paraId="6A7FF116" w14:textId="776B2F65" w:rsidR="2D0CEC5B" w:rsidRDefault="2D0CEC5B" w:rsidP="2D0CEC5B">
      <w:pPr>
        <w:spacing w:before="120"/>
        <w:rPr>
          <w:rFonts w:ascii="Calibri" w:eastAsia="Calibri" w:hAnsi="Calibri"/>
          <w:i/>
          <w:iCs/>
        </w:rPr>
      </w:pPr>
    </w:p>
    <w:p w14:paraId="38192D97" w14:textId="53B11922" w:rsidR="00FF0F1F" w:rsidRPr="00FF0F1F" w:rsidRDefault="00FF0F1F" w:rsidP="0041268F">
      <w:pPr>
        <w:pStyle w:val="Heading2"/>
      </w:pPr>
      <w:bookmarkStart w:id="21" w:name="_Toc64965003"/>
      <w:r>
        <w:t>Business Context</w:t>
      </w:r>
      <w:bookmarkEnd w:id="21"/>
    </w:p>
    <w:p w14:paraId="31E1707D" w14:textId="20659323" w:rsidR="007A46B5" w:rsidRPr="00E757D5" w:rsidRDefault="3D23BDFA" w:rsidP="00F97D99">
      <w:r>
        <w:t>Th</w:t>
      </w:r>
      <w:r w:rsidR="03B9D5E0">
        <w:t>e</w:t>
      </w:r>
      <w:r>
        <w:t xml:space="preserve"> proposed solution was selected to </w:t>
      </w:r>
      <w:r w:rsidR="75547C1A">
        <w:t xml:space="preserve">address </w:t>
      </w:r>
      <w:r w:rsidR="0EC8C3C7">
        <w:t xml:space="preserve">GxP </w:t>
      </w:r>
      <w:r w:rsidR="75547C1A">
        <w:t xml:space="preserve">compliance issues </w:t>
      </w:r>
      <w:r w:rsidR="197E243B">
        <w:t xml:space="preserve">associated </w:t>
      </w:r>
      <w:r w:rsidR="75547C1A">
        <w:t xml:space="preserve">with using clinical data </w:t>
      </w:r>
      <w:r w:rsidR="6B03A4CB">
        <w:t>in</w:t>
      </w:r>
      <w:r>
        <w:t xml:space="preserve"> the </w:t>
      </w:r>
      <w:r w:rsidR="12AF5854">
        <w:t>current non-</w:t>
      </w:r>
      <w:r w:rsidR="4B83428C">
        <w:t>validated</w:t>
      </w:r>
      <w:r>
        <w:t xml:space="preserve"> solution </w:t>
      </w:r>
      <w:r w:rsidR="657FEEAE">
        <w:t xml:space="preserve">using the Scientific Computing Platform (SCP) for </w:t>
      </w:r>
      <w:r w:rsidR="380D9519">
        <w:t xml:space="preserve">both </w:t>
      </w:r>
      <w:r w:rsidR="657FEEAE">
        <w:t>storage and computation.</w:t>
      </w:r>
      <w:r>
        <w:t xml:space="preserve"> Metrum (</w:t>
      </w:r>
      <w:r w:rsidR="320116C3">
        <w:t>v</w:t>
      </w:r>
      <w:r>
        <w:t>endor) provides a</w:t>
      </w:r>
      <w:r w:rsidR="0DFC08A2">
        <w:t xml:space="preserve">n out of the box </w:t>
      </w:r>
      <w:r>
        <w:t xml:space="preserve">platform that will create EC2 instances with prequalified set of </w:t>
      </w:r>
      <w:r w:rsidR="7CBE6DD1">
        <w:t>software</w:t>
      </w:r>
      <w:r>
        <w:t>. Since Metrum is an AWS partner, AWS was selected as the hosting platform</w:t>
      </w:r>
      <w:r w:rsidR="2C6C6875">
        <w:t xml:space="preserve">. Outside of the EC2 instance storage, a GitHub Enterprise server will be hosted on the AWS VPC to provide the CPQP team to store working data and </w:t>
      </w:r>
      <w:commentRangeStart w:id="22"/>
      <w:r w:rsidR="2C6C6875">
        <w:t>provide version control</w:t>
      </w:r>
      <w:commentRangeEnd w:id="22"/>
      <w:r w:rsidR="00E757D5">
        <w:rPr>
          <w:rStyle w:val="CommentReference"/>
        </w:rPr>
        <w:commentReference w:id="22"/>
      </w:r>
      <w:r w:rsidR="2C6C6875">
        <w:t xml:space="preserve"> </w:t>
      </w:r>
      <w:r w:rsidR="0DF873F6">
        <w:t>throughout the entire business process</w:t>
      </w:r>
      <w:r w:rsidR="2C6C6875">
        <w:t xml:space="preserve">. </w:t>
      </w:r>
    </w:p>
    <w:p w14:paraId="25A22965" w14:textId="02107032" w:rsidR="006A1A12" w:rsidRPr="00166E0B" w:rsidRDefault="006A1A12" w:rsidP="0041268F">
      <w:pPr>
        <w:pStyle w:val="Heading2"/>
      </w:pPr>
      <w:bookmarkStart w:id="23" w:name="_Toc64965004"/>
      <w:r w:rsidRPr="00166E0B">
        <w:t>Intended Value for Customer/User</w:t>
      </w:r>
      <w:bookmarkEnd w:id="23"/>
    </w:p>
    <w:p w14:paraId="7131A71F" w14:textId="484AF984" w:rsidR="006A1A12" w:rsidRPr="00166E0B" w:rsidRDefault="1CAC6E01" w:rsidP="006A1A12">
      <w:r>
        <w:t>The solution will provide improved GxP compliance over the current SCP application, particularly with its use of clinic</w:t>
      </w:r>
      <w:r w:rsidR="33CE66BD">
        <w:t xml:space="preserve">al data from EntimICE.  </w:t>
      </w:r>
      <w:r w:rsidR="00862EAA">
        <w:t>MetWorx</w:t>
      </w:r>
      <w:r w:rsidR="33CE66BD">
        <w:t xml:space="preserve"> is </w:t>
      </w:r>
      <w:r w:rsidR="0FE67197">
        <w:t>Gx</w:t>
      </w:r>
      <w:r w:rsidR="002C7E7C">
        <w:t>P</w:t>
      </w:r>
      <w:r w:rsidR="33CE66BD">
        <w:t xml:space="preserve"> application fully supported </w:t>
      </w:r>
      <w:r w:rsidR="6EA67FA0">
        <w:t xml:space="preserve">and validated </w:t>
      </w:r>
      <w:r w:rsidR="33CE66BD">
        <w:t>by the vendor</w:t>
      </w:r>
      <w:r w:rsidR="006A1A12">
        <w:t xml:space="preserve"> </w:t>
      </w:r>
      <w:r w:rsidR="3D612BC6">
        <w:t xml:space="preserve">making support by AstraZeneca IT and CPQP easier.  It </w:t>
      </w:r>
      <w:r w:rsidR="006A1A12">
        <w:t xml:space="preserve">is </w:t>
      </w:r>
      <w:r w:rsidR="5AD4516E">
        <w:t xml:space="preserve">also </w:t>
      </w:r>
      <w:r w:rsidR="006A1A12">
        <w:t>expected to deliver the following benefits:</w:t>
      </w:r>
    </w:p>
    <w:p w14:paraId="11BFC328" w14:textId="0B290D8F" w:rsidR="00F30F87" w:rsidRPr="00F30F87" w:rsidRDefault="00F30F87" w:rsidP="7D9296BC">
      <w:pPr>
        <w:pStyle w:val="ListParagraph"/>
        <w:numPr>
          <w:ilvl w:val="0"/>
          <w:numId w:val="2"/>
        </w:numPr>
        <w:rPr>
          <w:rFonts w:eastAsiaTheme="minorEastAsia" w:cstheme="minorBidi"/>
          <w:szCs w:val="22"/>
        </w:rPr>
      </w:pPr>
      <w:r>
        <w:rPr>
          <w:rFonts w:eastAsiaTheme="minorEastAsia" w:cstheme="minorBidi"/>
          <w:szCs w:val="22"/>
        </w:rPr>
        <w:t xml:space="preserve">Improved </w:t>
      </w:r>
      <w:r w:rsidR="008C4DED">
        <w:rPr>
          <w:rFonts w:eastAsiaTheme="minorEastAsia" w:cstheme="minorBidi"/>
          <w:szCs w:val="22"/>
        </w:rPr>
        <w:t>GxP compliance and data integrity</w:t>
      </w:r>
    </w:p>
    <w:p w14:paraId="7FD99A13" w14:textId="6997D2D4" w:rsidR="00E107A2" w:rsidRDefault="5C0F2991" w:rsidP="7D9296BC">
      <w:pPr>
        <w:pStyle w:val="ListParagraph"/>
        <w:numPr>
          <w:ilvl w:val="0"/>
          <w:numId w:val="2"/>
        </w:numPr>
        <w:rPr>
          <w:rFonts w:eastAsiaTheme="minorEastAsia" w:cstheme="minorBidi"/>
          <w:szCs w:val="22"/>
        </w:rPr>
      </w:pPr>
      <w:r>
        <w:t>Improved efficiency and productivity</w:t>
      </w:r>
      <w:r w:rsidR="008E2301">
        <w:t xml:space="preserve"> for the end-to-end modelling/</w:t>
      </w:r>
      <w:r w:rsidR="00B31810">
        <w:t>pharmacometrics activities</w:t>
      </w:r>
    </w:p>
    <w:p w14:paraId="456FD63E" w14:textId="4E368026" w:rsidR="00E107A2" w:rsidRDefault="5C0F2991" w:rsidP="7D9296BC">
      <w:pPr>
        <w:pStyle w:val="ListParagraph"/>
        <w:numPr>
          <w:ilvl w:val="0"/>
          <w:numId w:val="2"/>
        </w:numPr>
        <w:rPr>
          <w:szCs w:val="22"/>
        </w:rPr>
      </w:pPr>
      <w:r>
        <w:t xml:space="preserve">Improved tracking </w:t>
      </w:r>
      <w:r w:rsidR="00793E2A">
        <w:t xml:space="preserve">and control </w:t>
      </w:r>
      <w:r>
        <w:t>of data in and out of the application and platfor</w:t>
      </w:r>
      <w:r w:rsidR="008E2301">
        <w:t>m</w:t>
      </w:r>
    </w:p>
    <w:p w14:paraId="234A27B0" w14:textId="1213E3A5" w:rsidR="00E107A2" w:rsidRDefault="5C0F2991" w:rsidP="7D9296BC">
      <w:pPr>
        <w:pStyle w:val="ListParagraph"/>
        <w:numPr>
          <w:ilvl w:val="0"/>
          <w:numId w:val="2"/>
        </w:numPr>
        <w:rPr>
          <w:szCs w:val="22"/>
        </w:rPr>
      </w:pPr>
      <w:r>
        <w:t xml:space="preserve">Improved tracking </w:t>
      </w:r>
      <w:r w:rsidR="00D47343">
        <w:t xml:space="preserve">and metrics </w:t>
      </w:r>
      <w:r>
        <w:t>of computational parameters for eac</w:t>
      </w:r>
      <w:r w:rsidR="0E6B141D">
        <w:t>h job</w:t>
      </w:r>
    </w:p>
    <w:p w14:paraId="4BBEE21C" w14:textId="2D4993BF" w:rsidR="00E107A2" w:rsidRDefault="0E6B141D" w:rsidP="7D9296BC">
      <w:pPr>
        <w:pStyle w:val="ListParagraph"/>
        <w:numPr>
          <w:ilvl w:val="0"/>
          <w:numId w:val="2"/>
        </w:numPr>
        <w:rPr>
          <w:szCs w:val="22"/>
        </w:rPr>
      </w:pPr>
      <w:r>
        <w:t>Complete functional validation package from vendor</w:t>
      </w:r>
    </w:p>
    <w:p w14:paraId="6FC4D72F" w14:textId="1EF480FD" w:rsidR="0039571B" w:rsidRPr="00166E0B" w:rsidRDefault="0039571B" w:rsidP="0041268F">
      <w:pPr>
        <w:pStyle w:val="Heading2"/>
      </w:pPr>
      <w:bookmarkStart w:id="24" w:name="_Toc64965005"/>
      <w:r w:rsidRPr="00166E0B">
        <w:lastRenderedPageBreak/>
        <w:t>Business Capabilities Provided</w:t>
      </w:r>
      <w:bookmarkEnd w:id="24"/>
    </w:p>
    <w:p w14:paraId="724F0991" w14:textId="3165F1F1" w:rsidR="003A44EE" w:rsidRPr="00166E0B" w:rsidRDefault="003A44EE" w:rsidP="0041268F">
      <w:pPr>
        <w:pStyle w:val="Heading3"/>
        <w:keepNext/>
      </w:pPr>
      <w:bookmarkStart w:id="25" w:name="_Toc64965006"/>
      <w:r w:rsidRPr="00166E0B">
        <w:t>Business Capabilities Supported</w:t>
      </w:r>
      <w:bookmarkEnd w:id="25"/>
    </w:p>
    <w:p w14:paraId="42616A6C" w14:textId="333C28CC" w:rsidR="003A44EE" w:rsidRDefault="004A397B" w:rsidP="003A44EE">
      <w:r>
        <w:t xml:space="preserve">The </w:t>
      </w:r>
      <w:r w:rsidR="00862EAA">
        <w:t>MetWorx</w:t>
      </w:r>
      <w:r w:rsidR="00335010">
        <w:t xml:space="preserve"> plat</w:t>
      </w:r>
      <w:r w:rsidR="009A0E38">
        <w:t xml:space="preserve">form is a key component in </w:t>
      </w:r>
      <w:r w:rsidR="00E743F6">
        <w:t>attaining our Operational and Transformational IT Ca</w:t>
      </w:r>
      <w:r w:rsidR="00750466">
        <w:t>pabilities for CPQP</w:t>
      </w:r>
      <w:r w:rsidR="007C5EEE">
        <w:t xml:space="preserve">. This </w:t>
      </w:r>
      <w:r w:rsidR="00A94DEE">
        <w:t>business function plays a critical role in delivering the right dose to th</w:t>
      </w:r>
      <w:r w:rsidR="000450F0">
        <w:t xml:space="preserve">e right patient with the right safety.  This effort </w:t>
      </w:r>
      <w:r w:rsidR="004D3794">
        <w:t>requires robust end to end IT solutions for data storage, compliance, data analytics and data visualization</w:t>
      </w:r>
      <w:r w:rsidR="003A44EE" w:rsidRPr="00166E0B">
        <w:t>.</w:t>
      </w:r>
      <w:r w:rsidR="00D36D33">
        <w:t xml:space="preserve">  Our IT Capabilities need to be both Operational and Transformative</w:t>
      </w:r>
      <w:r w:rsidR="00E813F5">
        <w:t xml:space="preserve"> for the business</w:t>
      </w:r>
      <w:r w:rsidR="007F5B7C">
        <w:t>, i.e.,</w:t>
      </w:r>
    </w:p>
    <w:p w14:paraId="667CAE23" w14:textId="118D6B30" w:rsidR="00271252" w:rsidRDefault="00271252" w:rsidP="00271252">
      <w:pPr>
        <w:pStyle w:val="ListParagraph"/>
        <w:numPr>
          <w:ilvl w:val="0"/>
          <w:numId w:val="28"/>
        </w:numPr>
      </w:pPr>
      <w:r>
        <w:t xml:space="preserve">Compliant access for all </w:t>
      </w:r>
      <w:r w:rsidR="00DD10DA">
        <w:t>current and evolving clinical data</w:t>
      </w:r>
    </w:p>
    <w:p w14:paraId="69EDBDD1" w14:textId="77917D7A" w:rsidR="00DD10DA" w:rsidRDefault="0083508A" w:rsidP="00271252">
      <w:pPr>
        <w:pStyle w:val="ListParagraph"/>
        <w:numPr>
          <w:ilvl w:val="0"/>
          <w:numId w:val="28"/>
        </w:numPr>
      </w:pPr>
      <w:r>
        <w:t>Accessible to the Big Data world</w:t>
      </w:r>
    </w:p>
    <w:p w14:paraId="6DE8F2D0" w14:textId="6C4E060A" w:rsidR="001E47B4" w:rsidRDefault="001E47B4" w:rsidP="00271252">
      <w:pPr>
        <w:pStyle w:val="ListParagraph"/>
        <w:numPr>
          <w:ilvl w:val="0"/>
          <w:numId w:val="28"/>
        </w:numPr>
      </w:pPr>
      <w:r>
        <w:t>Integrated quantitative analytics</w:t>
      </w:r>
    </w:p>
    <w:p w14:paraId="41FF3F3C" w14:textId="41D16DA0" w:rsidR="00E344C7" w:rsidRDefault="00E344C7" w:rsidP="00271252">
      <w:pPr>
        <w:pStyle w:val="ListParagraph"/>
        <w:numPr>
          <w:ilvl w:val="0"/>
          <w:numId w:val="28"/>
        </w:numPr>
      </w:pPr>
      <w:r>
        <w:t>Metadata management</w:t>
      </w:r>
    </w:p>
    <w:p w14:paraId="0A22D00E" w14:textId="687D46F6" w:rsidR="00E344C7" w:rsidRPr="00166E0B" w:rsidRDefault="00E344C7" w:rsidP="00271252">
      <w:pPr>
        <w:pStyle w:val="ListParagraph"/>
        <w:numPr>
          <w:ilvl w:val="0"/>
          <w:numId w:val="28"/>
        </w:numPr>
      </w:pPr>
      <w:r>
        <w:t>Collaborative and flexi</w:t>
      </w:r>
      <w:r w:rsidR="00121393">
        <w:t>ble platforms in the cloud</w:t>
      </w:r>
    </w:p>
    <w:p w14:paraId="4765E2E3" w14:textId="1634A4DF" w:rsidR="004C3417" w:rsidRPr="00166E0B" w:rsidRDefault="004C3417" w:rsidP="004C3417">
      <w:pPr>
        <w:pStyle w:val="Heading3"/>
        <w:spacing w:before="240"/>
      </w:pPr>
      <w:bookmarkStart w:id="26" w:name="_Toc64965007"/>
      <w:r w:rsidRPr="00166E0B">
        <w:t>Value Streams Supported</w:t>
      </w:r>
      <w:bookmarkEnd w:id="26"/>
    </w:p>
    <w:p w14:paraId="199D1F98" w14:textId="64DF2281" w:rsidR="004C3417" w:rsidRPr="00C175CA" w:rsidRDefault="00C37650" w:rsidP="004C3417">
      <w:r w:rsidRPr="00C175CA">
        <w:t xml:space="preserve">The </w:t>
      </w:r>
      <w:r w:rsidR="00862EAA">
        <w:t>MetWorx</w:t>
      </w:r>
      <w:r w:rsidR="00642BF9">
        <w:t xml:space="preserve"> </w:t>
      </w:r>
      <w:r w:rsidR="0007744B">
        <w:t xml:space="preserve">platform plays a critical role in supporting </w:t>
      </w:r>
      <w:r w:rsidR="00323594">
        <w:t>Exp</w:t>
      </w:r>
      <w:r w:rsidR="00BA09CD">
        <w:t xml:space="preserve">osure-Response (PK/PD) analysis for </w:t>
      </w:r>
      <w:r w:rsidR="0007744B">
        <w:t xml:space="preserve">Phase 1 through Phase 3 clinical trials. </w:t>
      </w:r>
      <w:r w:rsidR="00BA09CD">
        <w:t xml:space="preserve"> </w:t>
      </w:r>
      <w:r w:rsidR="00CF6D23">
        <w:t>Activities for this value stream include dose selection and optimization</w:t>
      </w:r>
      <w:r w:rsidR="00E649B0">
        <w:t xml:space="preserve">, drug efficacy versus safety </w:t>
      </w:r>
      <w:r w:rsidR="007D1E66">
        <w:t xml:space="preserve">and quantitative approaches using clinical trial simulations </w:t>
      </w:r>
      <w:r w:rsidR="004A19D7">
        <w:t>to develop clinical models for the drug in patients.</w:t>
      </w:r>
      <w:r w:rsidR="00146E6C">
        <w:t xml:space="preserve">  The IT Pre-clinical ca</w:t>
      </w:r>
      <w:r w:rsidR="005E2CBB">
        <w:t>pability in Early Science supports these activities for CPQP.</w:t>
      </w:r>
    </w:p>
    <w:p w14:paraId="521BFAEF" w14:textId="49A78D3B" w:rsidR="00D36469" w:rsidRPr="00302EC1" w:rsidRDefault="00BA70D9" w:rsidP="00D36469">
      <w:pPr>
        <w:pStyle w:val="Caption"/>
        <w:rPr>
          <w:i w:val="0"/>
          <w:iCs w:val="0"/>
        </w:rPr>
      </w:pPr>
      <w:r>
        <w:rPr>
          <w:noProof/>
        </w:rPr>
        <w:drawing>
          <wp:inline distT="0" distB="0" distL="0" distR="0" wp14:anchorId="48954270" wp14:editId="1813B060">
            <wp:extent cx="5759450" cy="2094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94230"/>
                    </a:xfrm>
                    <a:prstGeom prst="rect">
                      <a:avLst/>
                    </a:prstGeom>
                  </pic:spPr>
                </pic:pic>
              </a:graphicData>
            </a:graphic>
          </wp:inline>
        </w:drawing>
      </w:r>
    </w:p>
    <w:p w14:paraId="1C5D2CDD" w14:textId="668B308E" w:rsidR="004C3417" w:rsidRDefault="004615E5" w:rsidP="004C3417">
      <w:pPr>
        <w:pStyle w:val="Heading3"/>
        <w:spacing w:before="240"/>
      </w:pPr>
      <w:bookmarkStart w:id="27" w:name="_Toc64965008"/>
      <w:r>
        <w:t xml:space="preserve">Impact on </w:t>
      </w:r>
      <w:r w:rsidR="004C3417">
        <w:t>Application Estate</w:t>
      </w:r>
      <w:bookmarkEnd w:id="27"/>
      <w:r w:rsidR="004C3417">
        <w:t xml:space="preserve"> </w:t>
      </w:r>
    </w:p>
    <w:p w14:paraId="1A6D2076" w14:textId="459B1861" w:rsidR="13226BF9" w:rsidRDefault="13226BF9" w:rsidP="00302EC1">
      <w:pPr>
        <w:rPr>
          <w:rFonts w:ascii="Calibri" w:eastAsia="Calibri" w:hAnsi="Calibri"/>
        </w:rPr>
      </w:pPr>
      <w:r w:rsidRPr="76CECAEA">
        <w:t xml:space="preserve">Refer to Section 2.3 </w:t>
      </w:r>
    </w:p>
    <w:p w14:paraId="4629EB3B" w14:textId="245F2AFB" w:rsidR="00055083" w:rsidRDefault="00055083" w:rsidP="0041268F">
      <w:pPr>
        <w:pStyle w:val="Heading2"/>
        <w:rPr>
          <w:ins w:id="28" w:author="Fedoryczuk, Jim (Turnberry)" w:date="2022-02-07T11:24:00Z"/>
        </w:rPr>
      </w:pPr>
      <w:bookmarkStart w:id="29" w:name="_Toc64965009"/>
      <w:r w:rsidRPr="001C4C0D">
        <w:t>Business Process Overview</w:t>
      </w:r>
      <w:bookmarkEnd w:id="29"/>
    </w:p>
    <w:p w14:paraId="7200A6F6" w14:textId="5D3A6AF4" w:rsidR="00B16D4B" w:rsidRPr="00B16D4B" w:rsidRDefault="00B16D4B" w:rsidP="00B16D4B">
      <w:ins w:id="30" w:author="Fedoryczuk, Jim (Turnberry)" w:date="2022-02-07T11:24:00Z">
        <w:r>
          <w:rPr>
            <w:noProof/>
          </w:rPr>
          <w:drawing>
            <wp:inline distT="0" distB="0" distL="0" distR="0" wp14:anchorId="2525FB9E" wp14:editId="1AF48F55">
              <wp:extent cx="5759450" cy="3286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86760"/>
                      </a:xfrm>
                      <a:prstGeom prst="rect">
                        <a:avLst/>
                      </a:prstGeom>
                    </pic:spPr>
                  </pic:pic>
                </a:graphicData>
              </a:graphic>
            </wp:inline>
          </w:drawing>
        </w:r>
      </w:ins>
    </w:p>
    <w:p w14:paraId="29C00649" w14:textId="7F383175" w:rsidR="00F61519" w:rsidRPr="002E599D" w:rsidRDefault="00975550" w:rsidP="00390CE0">
      <w:pPr>
        <w:spacing w:before="240" w:after="60"/>
        <w:rPr>
          <w:b/>
          <w:bCs/>
        </w:rPr>
      </w:pPr>
      <w:del w:id="31" w:author="Fedoryczuk, Jim (Turnberry)" w:date="2022-02-07T11:20:00Z">
        <w:r w:rsidDel="001C4C0D">
          <w:rPr>
            <w:noProof/>
          </w:rPr>
          <w:lastRenderedPageBreak/>
          <w:drawing>
            <wp:inline distT="0" distB="0" distL="0" distR="0" wp14:anchorId="609D3B43" wp14:editId="606E34EF">
              <wp:extent cx="5575298" cy="32238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rcRect l="1920" t="15691" r="4607" b="12077"/>
                      <a:stretch>
                        <a:fillRect/>
                      </a:stretch>
                    </pic:blipFill>
                    <pic:spPr>
                      <a:xfrm>
                        <a:off x="0" y="0"/>
                        <a:ext cx="5575298" cy="3223895"/>
                      </a:xfrm>
                      <a:prstGeom prst="rect">
                        <a:avLst/>
                      </a:prstGeom>
                    </pic:spPr>
                  </pic:pic>
                </a:graphicData>
              </a:graphic>
            </wp:inline>
          </w:drawing>
        </w:r>
      </w:del>
      <w:r w:rsidR="002E599D" w:rsidRPr="745F27D2">
        <w:rPr>
          <w:b/>
          <w:bCs/>
        </w:rPr>
        <w:t>Business Process</w:t>
      </w:r>
    </w:p>
    <w:p w14:paraId="06B0198A" w14:textId="77777777" w:rsidR="00D92DA8" w:rsidRDefault="00D92DA8" w:rsidP="00B351E4">
      <w:pPr>
        <w:pStyle w:val="BlueText"/>
        <w:rPr>
          <w:rFonts w:cs="Calibri"/>
          <w:color w:val="000000"/>
          <w:sz w:val="22"/>
          <w:szCs w:val="22"/>
        </w:rPr>
      </w:pPr>
    </w:p>
    <w:p w14:paraId="29F11C56" w14:textId="06B6C269" w:rsidR="00B351E4" w:rsidRDefault="00B351E4" w:rsidP="2D0CEC5B">
      <w:pPr>
        <w:pStyle w:val="BlueText"/>
        <w:rPr>
          <w:rFonts w:asciiTheme="minorHAnsi" w:eastAsiaTheme="minorEastAsia" w:hAnsiTheme="minorHAnsi" w:cstheme="minorBidi"/>
          <w:color w:val="000000"/>
          <w:sz w:val="22"/>
          <w:szCs w:val="22"/>
        </w:rPr>
      </w:pPr>
      <w:r w:rsidRPr="2D0CEC5B">
        <w:rPr>
          <w:rFonts w:asciiTheme="minorHAnsi" w:eastAsiaTheme="minorEastAsia" w:hAnsiTheme="minorHAnsi" w:cstheme="minorBidi"/>
          <w:color w:val="000000" w:themeColor="text1"/>
          <w:sz w:val="22"/>
          <w:szCs w:val="22"/>
        </w:rPr>
        <w:t xml:space="preserve">The </w:t>
      </w:r>
      <w:r w:rsidR="009D68CF" w:rsidRPr="2D0CEC5B">
        <w:rPr>
          <w:rFonts w:asciiTheme="minorHAnsi" w:eastAsiaTheme="minorEastAsia" w:hAnsiTheme="minorHAnsi" w:cstheme="minorBidi"/>
          <w:color w:val="000000" w:themeColor="text1"/>
          <w:sz w:val="22"/>
          <w:szCs w:val="22"/>
        </w:rPr>
        <w:t>b</w:t>
      </w:r>
      <w:r w:rsidRPr="2D0CEC5B">
        <w:rPr>
          <w:rFonts w:asciiTheme="minorHAnsi" w:eastAsiaTheme="minorEastAsia" w:hAnsiTheme="minorHAnsi" w:cstheme="minorBidi"/>
          <w:color w:val="000000" w:themeColor="text1"/>
          <w:sz w:val="22"/>
          <w:szCs w:val="22"/>
        </w:rPr>
        <w:t xml:space="preserve">usiness </w:t>
      </w:r>
      <w:r w:rsidR="009D68CF" w:rsidRPr="2D0CEC5B">
        <w:rPr>
          <w:rFonts w:asciiTheme="minorHAnsi" w:eastAsiaTheme="minorEastAsia" w:hAnsiTheme="minorHAnsi" w:cstheme="minorBidi"/>
          <w:color w:val="000000" w:themeColor="text1"/>
          <w:sz w:val="22"/>
          <w:szCs w:val="22"/>
        </w:rPr>
        <w:t xml:space="preserve">process can be </w:t>
      </w:r>
      <w:r w:rsidRPr="2D0CEC5B">
        <w:rPr>
          <w:rFonts w:asciiTheme="minorHAnsi" w:eastAsiaTheme="minorEastAsia" w:hAnsiTheme="minorHAnsi" w:cstheme="minorBidi"/>
          <w:color w:val="000000" w:themeColor="text1"/>
          <w:sz w:val="22"/>
          <w:szCs w:val="22"/>
        </w:rPr>
        <w:t xml:space="preserve">classified </w:t>
      </w:r>
      <w:r w:rsidR="009D68CF" w:rsidRPr="2D0CEC5B">
        <w:rPr>
          <w:rFonts w:asciiTheme="minorHAnsi" w:eastAsiaTheme="minorEastAsia" w:hAnsiTheme="minorHAnsi" w:cstheme="minorBidi"/>
          <w:color w:val="000000" w:themeColor="text1"/>
          <w:sz w:val="22"/>
          <w:szCs w:val="22"/>
        </w:rPr>
        <w:t>into the following</w:t>
      </w:r>
      <w:r w:rsidRPr="2D0CEC5B">
        <w:rPr>
          <w:rFonts w:asciiTheme="minorHAnsi" w:eastAsiaTheme="minorEastAsia" w:hAnsiTheme="minorHAnsi" w:cstheme="minorBidi"/>
          <w:color w:val="000000" w:themeColor="text1"/>
          <w:sz w:val="22"/>
          <w:szCs w:val="22"/>
        </w:rPr>
        <w:t xml:space="preserve"> ‘Themes’ or ‘Use Cases’</w:t>
      </w:r>
      <w:r w:rsidR="0050043E" w:rsidRPr="2D0CEC5B">
        <w:rPr>
          <w:rFonts w:asciiTheme="minorHAnsi" w:eastAsiaTheme="minorEastAsia" w:hAnsiTheme="minorHAnsi" w:cstheme="minorBidi"/>
          <w:color w:val="000000" w:themeColor="text1"/>
          <w:sz w:val="22"/>
          <w:szCs w:val="22"/>
        </w:rPr>
        <w:t>:</w:t>
      </w:r>
      <w:r w:rsidRPr="2D0CEC5B">
        <w:rPr>
          <w:rFonts w:asciiTheme="minorHAnsi" w:eastAsiaTheme="minorEastAsia" w:hAnsiTheme="minorHAnsi" w:cstheme="minorBidi"/>
          <w:color w:val="000000" w:themeColor="text1"/>
          <w:sz w:val="22"/>
          <w:szCs w:val="22"/>
        </w:rPr>
        <w:t xml:space="preserve"> </w:t>
      </w:r>
    </w:p>
    <w:p w14:paraId="21D8E064" w14:textId="77777777" w:rsidR="00B351E4" w:rsidRPr="00F21C3C" w:rsidRDefault="00B351E4" w:rsidP="2D0CEC5B">
      <w:pPr>
        <w:pStyle w:val="BlueText"/>
        <w:rPr>
          <w:rFonts w:asciiTheme="minorHAnsi" w:eastAsiaTheme="minorEastAsia" w:hAnsiTheme="minorHAnsi" w:cstheme="minorBidi"/>
          <w:color w:val="000000"/>
          <w:sz w:val="22"/>
          <w:szCs w:val="22"/>
        </w:rPr>
      </w:pPr>
    </w:p>
    <w:p w14:paraId="18252B4E" w14:textId="39D0A3FD" w:rsidR="00B351E4" w:rsidRPr="00926F1D" w:rsidRDefault="00B351E4" w:rsidP="2D0CEC5B">
      <w:pPr>
        <w:pStyle w:val="BlueText"/>
        <w:numPr>
          <w:ilvl w:val="0"/>
          <w:numId w:val="29"/>
        </w:numPr>
        <w:rPr>
          <w:rFonts w:asciiTheme="minorHAnsi" w:eastAsiaTheme="minorEastAsia" w:hAnsiTheme="minorHAnsi" w:cstheme="minorBidi"/>
          <w:color w:val="000000"/>
          <w:sz w:val="22"/>
          <w:szCs w:val="22"/>
        </w:rPr>
      </w:pPr>
      <w:r w:rsidRPr="2D0CEC5B">
        <w:rPr>
          <w:rFonts w:asciiTheme="minorHAnsi" w:eastAsiaTheme="minorEastAsia" w:hAnsiTheme="minorHAnsi" w:cstheme="minorBidi"/>
          <w:b/>
          <w:bCs/>
          <w:color w:val="000000" w:themeColor="text1"/>
          <w:sz w:val="22"/>
          <w:szCs w:val="22"/>
        </w:rPr>
        <w:t>Import</w:t>
      </w:r>
      <w:r w:rsidRPr="2D0CEC5B">
        <w:rPr>
          <w:rFonts w:asciiTheme="minorHAnsi" w:eastAsiaTheme="minorEastAsia" w:hAnsiTheme="minorHAnsi" w:cstheme="minorBidi"/>
          <w:color w:val="000000" w:themeColor="text1"/>
          <w:sz w:val="22"/>
          <w:szCs w:val="22"/>
        </w:rPr>
        <w:t xml:space="preserve">: The system will capture and </w:t>
      </w:r>
      <w:r w:rsidR="0050043E" w:rsidRPr="2D0CEC5B">
        <w:rPr>
          <w:rFonts w:asciiTheme="minorHAnsi" w:eastAsiaTheme="minorEastAsia" w:hAnsiTheme="minorHAnsi" w:cstheme="minorBidi"/>
          <w:color w:val="000000" w:themeColor="text1"/>
          <w:sz w:val="22"/>
          <w:szCs w:val="22"/>
        </w:rPr>
        <w:t xml:space="preserve">import </w:t>
      </w:r>
      <w:r w:rsidR="001E15E2" w:rsidRPr="2D0CEC5B">
        <w:rPr>
          <w:rFonts w:asciiTheme="minorHAnsi" w:eastAsiaTheme="minorEastAsia" w:hAnsiTheme="minorHAnsi" w:cstheme="minorBidi"/>
          <w:color w:val="000000" w:themeColor="text1"/>
          <w:sz w:val="22"/>
          <w:szCs w:val="22"/>
        </w:rPr>
        <w:t xml:space="preserve">the clinical data from EntimICE and </w:t>
      </w:r>
      <w:r w:rsidRPr="2D0CEC5B">
        <w:rPr>
          <w:rFonts w:asciiTheme="minorHAnsi" w:eastAsiaTheme="minorEastAsia" w:hAnsiTheme="minorHAnsi" w:cstheme="minorBidi"/>
          <w:color w:val="000000" w:themeColor="text1"/>
          <w:sz w:val="22"/>
          <w:szCs w:val="22"/>
        </w:rPr>
        <w:t xml:space="preserve">manage </w:t>
      </w:r>
      <w:r w:rsidR="001E15E2" w:rsidRPr="2D0CEC5B">
        <w:rPr>
          <w:rFonts w:asciiTheme="minorHAnsi" w:eastAsiaTheme="minorEastAsia" w:hAnsiTheme="minorHAnsi" w:cstheme="minorBidi"/>
          <w:color w:val="000000" w:themeColor="text1"/>
          <w:sz w:val="22"/>
          <w:szCs w:val="22"/>
        </w:rPr>
        <w:t xml:space="preserve">the </w:t>
      </w:r>
      <w:r w:rsidR="00726E44" w:rsidRPr="2D0CEC5B">
        <w:rPr>
          <w:rFonts w:asciiTheme="minorHAnsi" w:eastAsiaTheme="minorEastAsia" w:hAnsiTheme="minorHAnsi" w:cstheme="minorBidi"/>
          <w:color w:val="000000" w:themeColor="text1"/>
          <w:sz w:val="22"/>
          <w:szCs w:val="22"/>
        </w:rPr>
        <w:t xml:space="preserve">clinical </w:t>
      </w:r>
      <w:r w:rsidR="001E15E2" w:rsidRPr="2D0CEC5B">
        <w:rPr>
          <w:rFonts w:asciiTheme="minorHAnsi" w:eastAsiaTheme="minorEastAsia" w:hAnsiTheme="minorHAnsi" w:cstheme="minorBidi"/>
          <w:color w:val="000000" w:themeColor="text1"/>
          <w:sz w:val="22"/>
          <w:szCs w:val="22"/>
        </w:rPr>
        <w:t xml:space="preserve">data </w:t>
      </w:r>
      <w:r w:rsidR="00726E44" w:rsidRPr="2D0CEC5B">
        <w:rPr>
          <w:rFonts w:asciiTheme="minorHAnsi" w:eastAsiaTheme="minorEastAsia" w:hAnsiTheme="minorHAnsi" w:cstheme="minorBidi"/>
          <w:color w:val="000000" w:themeColor="text1"/>
          <w:sz w:val="22"/>
          <w:szCs w:val="22"/>
        </w:rPr>
        <w:t xml:space="preserve">and analyzed results </w:t>
      </w:r>
      <w:r w:rsidR="001E15E2" w:rsidRPr="2D0CEC5B">
        <w:rPr>
          <w:rFonts w:asciiTheme="minorHAnsi" w:eastAsiaTheme="minorEastAsia" w:hAnsiTheme="minorHAnsi" w:cstheme="minorBidi"/>
          <w:color w:val="000000" w:themeColor="text1"/>
          <w:sz w:val="22"/>
          <w:szCs w:val="22"/>
        </w:rPr>
        <w:t>within the GitHub repository.</w:t>
      </w:r>
    </w:p>
    <w:p w14:paraId="64FB140B" w14:textId="01D9F70E" w:rsidR="00B351E4" w:rsidRPr="00926F1D" w:rsidRDefault="00862EAA" w:rsidP="2D0CEC5B">
      <w:pPr>
        <w:pStyle w:val="BlueText"/>
        <w:numPr>
          <w:ilvl w:val="0"/>
          <w:numId w:val="29"/>
        </w:numPr>
        <w:rPr>
          <w:rFonts w:asciiTheme="minorHAnsi" w:eastAsiaTheme="minorEastAsia" w:hAnsiTheme="minorHAnsi" w:cstheme="minorBidi"/>
          <w:color w:val="000000"/>
          <w:sz w:val="22"/>
          <w:szCs w:val="22"/>
        </w:rPr>
      </w:pPr>
      <w:r w:rsidRPr="2D0CEC5B">
        <w:rPr>
          <w:rFonts w:asciiTheme="minorHAnsi" w:eastAsiaTheme="minorEastAsia" w:hAnsiTheme="minorHAnsi" w:cstheme="minorBidi"/>
          <w:b/>
          <w:bCs/>
          <w:color w:val="000000" w:themeColor="text1"/>
          <w:sz w:val="22"/>
          <w:szCs w:val="22"/>
        </w:rPr>
        <w:t>Analyses</w:t>
      </w:r>
      <w:r w:rsidR="00B351E4" w:rsidRPr="2D0CEC5B">
        <w:rPr>
          <w:rFonts w:asciiTheme="minorHAnsi" w:eastAsiaTheme="minorEastAsia" w:hAnsiTheme="minorHAnsi" w:cstheme="minorBidi"/>
          <w:color w:val="000000" w:themeColor="text1"/>
          <w:sz w:val="22"/>
          <w:szCs w:val="22"/>
        </w:rPr>
        <w:t xml:space="preserve">: The system will perform complex computational analyses </w:t>
      </w:r>
      <w:r w:rsidR="007A0B4C" w:rsidRPr="2D0CEC5B">
        <w:rPr>
          <w:rFonts w:asciiTheme="minorHAnsi" w:eastAsiaTheme="minorEastAsia" w:hAnsiTheme="minorHAnsi" w:cstheme="minorBidi"/>
          <w:color w:val="000000" w:themeColor="text1"/>
          <w:sz w:val="22"/>
          <w:szCs w:val="22"/>
        </w:rPr>
        <w:t xml:space="preserve">(PK/PD) of </w:t>
      </w:r>
      <w:r w:rsidR="00B351E4" w:rsidRPr="2D0CEC5B">
        <w:rPr>
          <w:rFonts w:asciiTheme="minorHAnsi" w:eastAsiaTheme="minorEastAsia" w:hAnsiTheme="minorHAnsi" w:cstheme="minorBidi"/>
          <w:color w:val="000000" w:themeColor="text1"/>
          <w:sz w:val="22"/>
          <w:szCs w:val="22"/>
        </w:rPr>
        <w:t>clinical trial data for regulatory submissions.</w:t>
      </w:r>
    </w:p>
    <w:p w14:paraId="0F3CD97E" w14:textId="77777777" w:rsidR="00B351E4" w:rsidRDefault="00B351E4" w:rsidP="2D0CEC5B">
      <w:pPr>
        <w:pStyle w:val="BlueText"/>
        <w:numPr>
          <w:ilvl w:val="0"/>
          <w:numId w:val="29"/>
        </w:numPr>
        <w:rPr>
          <w:rFonts w:asciiTheme="minorHAnsi" w:eastAsiaTheme="minorEastAsia" w:hAnsiTheme="minorHAnsi" w:cstheme="minorBidi"/>
          <w:color w:val="000000"/>
          <w:sz w:val="22"/>
          <w:szCs w:val="22"/>
        </w:rPr>
      </w:pPr>
      <w:r w:rsidRPr="2D0CEC5B">
        <w:rPr>
          <w:rFonts w:asciiTheme="minorHAnsi" w:eastAsiaTheme="minorEastAsia" w:hAnsiTheme="minorHAnsi" w:cstheme="minorBidi"/>
          <w:b/>
          <w:bCs/>
          <w:color w:val="000000" w:themeColor="text1"/>
          <w:sz w:val="22"/>
          <w:szCs w:val="22"/>
        </w:rPr>
        <w:t>Report</w:t>
      </w:r>
      <w:r w:rsidRPr="2D0CEC5B">
        <w:rPr>
          <w:rFonts w:asciiTheme="minorHAnsi" w:eastAsiaTheme="minorEastAsia" w:hAnsiTheme="minorHAnsi" w:cstheme="minorBidi"/>
          <w:color w:val="000000" w:themeColor="text1"/>
          <w:sz w:val="22"/>
          <w:szCs w:val="22"/>
        </w:rPr>
        <w:t>:  The system will support the generation of analysis reports that allow the data stored in the centralized data repository to be queried, viewed, plotted or extracted in a user specified manner.</w:t>
      </w:r>
    </w:p>
    <w:p w14:paraId="2C70750A" w14:textId="5199CA59" w:rsidR="00B351E4" w:rsidRDefault="00B351E4" w:rsidP="2D0CEC5B">
      <w:pPr>
        <w:pStyle w:val="BlueText"/>
        <w:numPr>
          <w:ilvl w:val="0"/>
          <w:numId w:val="29"/>
        </w:numPr>
        <w:rPr>
          <w:rFonts w:asciiTheme="minorHAnsi" w:eastAsiaTheme="minorEastAsia" w:hAnsiTheme="minorHAnsi" w:cstheme="minorBidi"/>
          <w:color w:val="000000"/>
          <w:sz w:val="22"/>
          <w:szCs w:val="22"/>
        </w:rPr>
      </w:pPr>
      <w:r w:rsidRPr="2D0CEC5B">
        <w:rPr>
          <w:rFonts w:asciiTheme="minorHAnsi" w:eastAsiaTheme="minorEastAsia" w:hAnsiTheme="minorHAnsi" w:cstheme="minorBidi"/>
          <w:b/>
          <w:bCs/>
          <w:color w:val="000000" w:themeColor="text1"/>
          <w:sz w:val="22"/>
          <w:szCs w:val="22"/>
        </w:rPr>
        <w:t>Archive</w:t>
      </w:r>
      <w:r w:rsidRPr="2D0CEC5B">
        <w:rPr>
          <w:rFonts w:asciiTheme="minorHAnsi" w:eastAsiaTheme="minorEastAsia" w:hAnsiTheme="minorHAnsi" w:cstheme="minorBidi"/>
          <w:color w:val="000000" w:themeColor="text1"/>
          <w:sz w:val="22"/>
          <w:szCs w:val="22"/>
        </w:rPr>
        <w:t>: The system will suppor</w:t>
      </w:r>
      <w:r w:rsidR="00396E7C" w:rsidRPr="2D0CEC5B">
        <w:rPr>
          <w:rFonts w:asciiTheme="minorHAnsi" w:eastAsiaTheme="minorEastAsia" w:hAnsiTheme="minorHAnsi" w:cstheme="minorBidi"/>
          <w:color w:val="000000" w:themeColor="text1"/>
          <w:sz w:val="22"/>
          <w:szCs w:val="22"/>
        </w:rPr>
        <w:t>t</w:t>
      </w:r>
      <w:r w:rsidRPr="2D0CEC5B">
        <w:rPr>
          <w:rFonts w:asciiTheme="minorHAnsi" w:eastAsiaTheme="minorEastAsia" w:hAnsiTheme="minorHAnsi" w:cstheme="minorBidi"/>
          <w:color w:val="000000" w:themeColor="text1"/>
          <w:sz w:val="22"/>
          <w:szCs w:val="22"/>
        </w:rPr>
        <w:t xml:space="preserve"> the archival of data stored in the </w:t>
      </w:r>
      <w:r w:rsidR="00396E7C" w:rsidRPr="2D0CEC5B">
        <w:rPr>
          <w:rFonts w:asciiTheme="minorHAnsi" w:eastAsiaTheme="minorEastAsia" w:hAnsiTheme="minorHAnsi" w:cstheme="minorBidi"/>
          <w:color w:val="000000" w:themeColor="text1"/>
          <w:sz w:val="22"/>
          <w:szCs w:val="22"/>
        </w:rPr>
        <w:t>GitHub</w:t>
      </w:r>
      <w:r w:rsidRPr="2D0CEC5B">
        <w:rPr>
          <w:rFonts w:asciiTheme="minorHAnsi" w:eastAsiaTheme="minorEastAsia" w:hAnsiTheme="minorHAnsi" w:cstheme="minorBidi"/>
          <w:color w:val="000000" w:themeColor="text1"/>
          <w:sz w:val="22"/>
          <w:szCs w:val="22"/>
        </w:rPr>
        <w:t xml:space="preserve"> repository </w:t>
      </w:r>
      <w:r w:rsidR="00EA62EC" w:rsidRPr="2D0CEC5B">
        <w:rPr>
          <w:rFonts w:asciiTheme="minorHAnsi" w:eastAsiaTheme="minorEastAsia" w:hAnsiTheme="minorHAnsi" w:cstheme="minorBidi"/>
          <w:color w:val="000000" w:themeColor="text1"/>
          <w:sz w:val="22"/>
          <w:szCs w:val="22"/>
        </w:rPr>
        <w:t xml:space="preserve">back to EntimICE </w:t>
      </w:r>
      <w:r w:rsidRPr="2D0CEC5B">
        <w:rPr>
          <w:rFonts w:asciiTheme="minorHAnsi" w:eastAsiaTheme="minorEastAsia" w:hAnsiTheme="minorHAnsi" w:cstheme="minorBidi"/>
          <w:color w:val="000000" w:themeColor="text1"/>
          <w:sz w:val="22"/>
          <w:szCs w:val="22"/>
        </w:rPr>
        <w:t>as per the AZ GRAD code for PK/PD clinical data.</w:t>
      </w:r>
    </w:p>
    <w:p w14:paraId="7146D84C" w14:textId="4885254A" w:rsidR="00B351E4" w:rsidRDefault="00B351E4" w:rsidP="2D0CEC5B">
      <w:pPr>
        <w:pStyle w:val="BlueText"/>
        <w:numPr>
          <w:ilvl w:val="0"/>
          <w:numId w:val="29"/>
        </w:numPr>
        <w:rPr>
          <w:rFonts w:asciiTheme="minorHAnsi" w:eastAsiaTheme="minorEastAsia" w:hAnsiTheme="minorHAnsi" w:cstheme="minorBidi"/>
          <w:color w:val="000000"/>
          <w:sz w:val="22"/>
          <w:szCs w:val="22"/>
        </w:rPr>
      </w:pPr>
      <w:r w:rsidRPr="2D0CEC5B">
        <w:rPr>
          <w:rFonts w:asciiTheme="minorHAnsi" w:eastAsiaTheme="minorEastAsia" w:hAnsiTheme="minorHAnsi" w:cstheme="minorBidi"/>
          <w:b/>
          <w:bCs/>
          <w:color w:val="000000" w:themeColor="text1"/>
          <w:sz w:val="22"/>
          <w:szCs w:val="22"/>
        </w:rPr>
        <w:t>System Administration</w:t>
      </w:r>
      <w:r w:rsidRPr="2D0CEC5B">
        <w:rPr>
          <w:rFonts w:asciiTheme="minorHAnsi" w:eastAsiaTheme="minorEastAsia" w:hAnsiTheme="minorHAnsi" w:cstheme="minorBidi"/>
          <w:color w:val="000000" w:themeColor="text1"/>
          <w:sz w:val="22"/>
          <w:szCs w:val="22"/>
        </w:rPr>
        <w:t xml:space="preserve">:  The system will support administration of access to the </w:t>
      </w:r>
      <w:r w:rsidR="00862EAA" w:rsidRPr="2D0CEC5B">
        <w:rPr>
          <w:rFonts w:asciiTheme="minorHAnsi" w:eastAsiaTheme="minorEastAsia" w:hAnsiTheme="minorHAnsi" w:cstheme="minorBidi"/>
          <w:color w:val="000000" w:themeColor="text1"/>
          <w:sz w:val="22"/>
          <w:szCs w:val="22"/>
        </w:rPr>
        <w:t>MetWorx</w:t>
      </w:r>
      <w:r w:rsidR="00EA62EC" w:rsidRPr="2D0CEC5B">
        <w:rPr>
          <w:rFonts w:asciiTheme="minorHAnsi" w:eastAsiaTheme="minorEastAsia" w:hAnsiTheme="minorHAnsi" w:cstheme="minorBidi"/>
          <w:color w:val="000000" w:themeColor="text1"/>
          <w:sz w:val="22"/>
          <w:szCs w:val="22"/>
        </w:rPr>
        <w:t xml:space="preserve"> platform and the GitHub repository in the AZ VPC</w:t>
      </w:r>
      <w:r w:rsidRPr="2D0CEC5B">
        <w:rPr>
          <w:rFonts w:asciiTheme="minorHAnsi" w:eastAsiaTheme="minorEastAsia" w:hAnsiTheme="minorHAnsi" w:cstheme="minorBidi"/>
          <w:color w:val="000000" w:themeColor="text1"/>
          <w:sz w:val="22"/>
          <w:szCs w:val="22"/>
        </w:rPr>
        <w:t>.</w:t>
      </w:r>
    </w:p>
    <w:p w14:paraId="3CB549E1" w14:textId="77777777" w:rsidR="00A61354" w:rsidRPr="00166E0B" w:rsidRDefault="00A61354" w:rsidP="0041268F">
      <w:pPr>
        <w:pStyle w:val="Heading2"/>
      </w:pPr>
      <w:bookmarkStart w:id="32" w:name="_Toc64965010"/>
      <w:r>
        <w:t>User / Roles Overview</w:t>
      </w:r>
      <w:bookmarkEnd w:id="32"/>
    </w:p>
    <w:p w14:paraId="44544CAC" w14:textId="69196166" w:rsidR="0053243C" w:rsidRPr="00166E0B" w:rsidRDefault="0053243C" w:rsidP="00CC587C">
      <w:pPr>
        <w:keepNext/>
      </w:pPr>
      <w:r w:rsidRPr="00166E0B">
        <w:t xml:space="preserve">The solution </w:t>
      </w:r>
      <w:r w:rsidR="0096354E" w:rsidRPr="00166E0B">
        <w:t>accommodates</w:t>
      </w:r>
      <w:r w:rsidRPr="00166E0B">
        <w:t xml:space="preserve"> the following user types:</w:t>
      </w:r>
    </w:p>
    <w:tbl>
      <w:tblPr>
        <w:tblStyle w:val="GridTable4-Accent1"/>
        <w:tblW w:w="0" w:type="auto"/>
        <w:tblLook w:val="04A0" w:firstRow="1" w:lastRow="0" w:firstColumn="1" w:lastColumn="0" w:noHBand="0" w:noVBand="1"/>
      </w:tblPr>
      <w:tblGrid>
        <w:gridCol w:w="2965"/>
        <w:gridCol w:w="2250"/>
        <w:gridCol w:w="3845"/>
      </w:tblGrid>
      <w:tr w:rsidR="005C09E6" w:rsidRPr="00166E0B" w14:paraId="2F709DDB" w14:textId="77777777" w:rsidTr="00C20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975FC44" w14:textId="52258DC3" w:rsidR="005C09E6" w:rsidRPr="00166E0B" w:rsidRDefault="005C09E6" w:rsidP="00CC587C">
            <w:pPr>
              <w:keepNext/>
              <w:rPr>
                <w:b w:val="0"/>
              </w:rPr>
            </w:pPr>
            <w:r w:rsidRPr="00166E0B">
              <w:rPr>
                <w:b w:val="0"/>
              </w:rPr>
              <w:t>Application Role</w:t>
            </w:r>
            <w:r w:rsidR="00BB1D9B" w:rsidRPr="00166E0B">
              <w:rPr>
                <w:b w:val="0"/>
              </w:rPr>
              <w:t>/Group</w:t>
            </w:r>
          </w:p>
        </w:tc>
        <w:tc>
          <w:tcPr>
            <w:tcW w:w="2250" w:type="dxa"/>
          </w:tcPr>
          <w:p w14:paraId="2E5B9498" w14:textId="0F4AE99C" w:rsidR="005C09E6" w:rsidRPr="00166E0B" w:rsidRDefault="005C09E6" w:rsidP="000F4D16">
            <w:pPr>
              <w:cnfStyle w:val="100000000000" w:firstRow="1" w:lastRow="0" w:firstColumn="0" w:lastColumn="0" w:oddVBand="0" w:evenVBand="0" w:oddHBand="0" w:evenHBand="0" w:firstRowFirstColumn="0" w:firstRowLastColumn="0" w:lastRowFirstColumn="0" w:lastRowLastColumn="0"/>
              <w:rPr>
                <w:b w:val="0"/>
              </w:rPr>
            </w:pPr>
            <w:r w:rsidRPr="00166E0B">
              <w:rPr>
                <w:b w:val="0"/>
              </w:rPr>
              <w:t>Organisation Role</w:t>
            </w:r>
            <w:r w:rsidR="00A42823" w:rsidRPr="00166E0B">
              <w:rPr>
                <w:b w:val="0"/>
              </w:rPr>
              <w:t>(s)</w:t>
            </w:r>
          </w:p>
        </w:tc>
        <w:tc>
          <w:tcPr>
            <w:tcW w:w="3845" w:type="dxa"/>
          </w:tcPr>
          <w:p w14:paraId="0A606789" w14:textId="044C7D37" w:rsidR="005C09E6" w:rsidRPr="00166E0B" w:rsidRDefault="005C09E6" w:rsidP="000F4D16">
            <w:pPr>
              <w:cnfStyle w:val="100000000000" w:firstRow="1" w:lastRow="0" w:firstColumn="0" w:lastColumn="0" w:oddVBand="0" w:evenVBand="0" w:oddHBand="0" w:evenHBand="0" w:firstRowFirstColumn="0" w:firstRowLastColumn="0" w:lastRowFirstColumn="0" w:lastRowLastColumn="0"/>
              <w:rPr>
                <w:b w:val="0"/>
              </w:rPr>
            </w:pPr>
            <w:r w:rsidRPr="00166E0B">
              <w:rPr>
                <w:b w:val="0"/>
              </w:rPr>
              <w:t>Location (#User</w:t>
            </w:r>
            <w:r w:rsidR="00177D8E" w:rsidRPr="00166E0B">
              <w:rPr>
                <w:b w:val="0"/>
              </w:rPr>
              <w:t>s</w:t>
            </w:r>
            <w:r w:rsidRPr="00166E0B">
              <w:rPr>
                <w:b w:val="0"/>
              </w:rPr>
              <w:t xml:space="preserve"> </w:t>
            </w:r>
            <w:r w:rsidR="00646ED5" w:rsidRPr="00166E0B">
              <w:rPr>
                <w:b w:val="0"/>
              </w:rPr>
              <w:t xml:space="preserve">in Application Role </w:t>
            </w:r>
            <w:r w:rsidRPr="00166E0B">
              <w:rPr>
                <w:b w:val="0"/>
              </w:rPr>
              <w:t>at Location)</w:t>
            </w:r>
          </w:p>
        </w:tc>
      </w:tr>
      <w:tr w:rsidR="005C09E6" w:rsidRPr="00166E0B" w14:paraId="173127CF" w14:textId="77777777" w:rsidTr="00C20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E649F0C" w14:textId="57645674" w:rsidR="005C09E6" w:rsidRPr="00166E0B" w:rsidRDefault="00F50CD0" w:rsidP="000F4D16">
            <w:pPr>
              <w:rPr>
                <w:b w:val="0"/>
              </w:rPr>
            </w:pPr>
            <w:r>
              <w:rPr>
                <w:b w:val="0"/>
              </w:rPr>
              <w:t>GitHub Administrator</w:t>
            </w:r>
          </w:p>
        </w:tc>
        <w:tc>
          <w:tcPr>
            <w:tcW w:w="2250" w:type="dxa"/>
          </w:tcPr>
          <w:p w14:paraId="45364396" w14:textId="69654E93" w:rsidR="005C09E6" w:rsidRPr="00166E0B" w:rsidRDefault="00F50CD0" w:rsidP="000F4D16">
            <w:pPr>
              <w:cnfStyle w:val="000000100000" w:firstRow="0" w:lastRow="0" w:firstColumn="0" w:lastColumn="0" w:oddVBand="0" w:evenVBand="0" w:oddHBand="1" w:evenHBand="0" w:firstRowFirstColumn="0" w:firstRowLastColumn="0" w:lastRowFirstColumn="0" w:lastRowLastColumn="0"/>
            </w:pPr>
            <w:r>
              <w:t>Administrator</w:t>
            </w:r>
          </w:p>
        </w:tc>
        <w:tc>
          <w:tcPr>
            <w:tcW w:w="3845" w:type="dxa"/>
          </w:tcPr>
          <w:p w14:paraId="4DCB9C1F" w14:textId="757C5EB7" w:rsidR="005C09E6" w:rsidRPr="00166E0B" w:rsidRDefault="00735D34" w:rsidP="000F4D16">
            <w:pPr>
              <w:cnfStyle w:val="000000100000" w:firstRow="0" w:lastRow="0" w:firstColumn="0" w:lastColumn="0" w:oddVBand="0" w:evenVBand="0" w:oddHBand="1" w:evenHBand="0" w:firstRowFirstColumn="0" w:firstRowLastColumn="0" w:lastRowFirstColumn="0" w:lastRowLastColumn="0"/>
            </w:pPr>
            <w:r>
              <w:t xml:space="preserve">1 admin in </w:t>
            </w:r>
            <w:r w:rsidR="00F50CD0">
              <w:t>GB</w:t>
            </w:r>
            <w:r>
              <w:t xml:space="preserve"> </w:t>
            </w:r>
          </w:p>
        </w:tc>
      </w:tr>
      <w:tr w:rsidR="00766FB1" w:rsidRPr="00166E0B" w14:paraId="43459E99" w14:textId="77777777" w:rsidTr="00C20790">
        <w:tc>
          <w:tcPr>
            <w:cnfStyle w:val="001000000000" w:firstRow="0" w:lastRow="0" w:firstColumn="1" w:lastColumn="0" w:oddVBand="0" w:evenVBand="0" w:oddHBand="0" w:evenHBand="0" w:firstRowFirstColumn="0" w:firstRowLastColumn="0" w:lastRowFirstColumn="0" w:lastRowLastColumn="0"/>
            <w:tcW w:w="2965" w:type="dxa"/>
          </w:tcPr>
          <w:p w14:paraId="3EF03A8C" w14:textId="24806043" w:rsidR="00766FB1" w:rsidRPr="00166E0B" w:rsidRDefault="00F50CD0" w:rsidP="000F4D16">
            <w:pPr>
              <w:rPr>
                <w:b w:val="0"/>
              </w:rPr>
            </w:pPr>
            <w:r>
              <w:rPr>
                <w:b w:val="0"/>
              </w:rPr>
              <w:t>AWS Administrator</w:t>
            </w:r>
          </w:p>
        </w:tc>
        <w:tc>
          <w:tcPr>
            <w:tcW w:w="2250" w:type="dxa"/>
          </w:tcPr>
          <w:p w14:paraId="2102DB9C" w14:textId="77D7A068" w:rsidR="00766FB1" w:rsidRPr="00166E0B" w:rsidRDefault="00F50CD0" w:rsidP="000F4D16">
            <w:pPr>
              <w:cnfStyle w:val="000000000000" w:firstRow="0" w:lastRow="0" w:firstColumn="0" w:lastColumn="0" w:oddVBand="0" w:evenVBand="0" w:oddHBand="0" w:evenHBand="0" w:firstRowFirstColumn="0" w:firstRowLastColumn="0" w:lastRowFirstColumn="0" w:lastRowLastColumn="0"/>
            </w:pPr>
            <w:r>
              <w:t>Administrator</w:t>
            </w:r>
          </w:p>
        </w:tc>
        <w:tc>
          <w:tcPr>
            <w:tcW w:w="3845" w:type="dxa"/>
          </w:tcPr>
          <w:p w14:paraId="05AFC5D8" w14:textId="1EBBF568" w:rsidR="00766FB1" w:rsidRPr="00166E0B" w:rsidRDefault="00735D34" w:rsidP="000F4D16">
            <w:pPr>
              <w:cnfStyle w:val="000000000000" w:firstRow="0" w:lastRow="0" w:firstColumn="0" w:lastColumn="0" w:oddVBand="0" w:evenVBand="0" w:oddHBand="0" w:evenHBand="0" w:firstRowFirstColumn="0" w:firstRowLastColumn="0" w:lastRowFirstColumn="0" w:lastRowLastColumn="0"/>
            </w:pPr>
            <w:r>
              <w:t>1 admin in GB</w:t>
            </w:r>
          </w:p>
        </w:tc>
      </w:tr>
      <w:tr w:rsidR="00F50CD0" w:rsidRPr="00166E0B" w14:paraId="04F09AB6" w14:textId="77777777" w:rsidTr="00C20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6716FDF" w14:textId="68B4DFAC" w:rsidR="00F50CD0" w:rsidRDefault="00F50CD0" w:rsidP="000F4D16">
            <w:pPr>
              <w:rPr>
                <w:b w:val="0"/>
              </w:rPr>
            </w:pPr>
            <w:r>
              <w:rPr>
                <w:b w:val="0"/>
              </w:rPr>
              <w:lastRenderedPageBreak/>
              <w:t>MetWorx Admin</w:t>
            </w:r>
            <w:r w:rsidR="00735D34">
              <w:rPr>
                <w:b w:val="0"/>
              </w:rPr>
              <w:t>istrator</w:t>
            </w:r>
          </w:p>
        </w:tc>
        <w:tc>
          <w:tcPr>
            <w:tcW w:w="2250" w:type="dxa"/>
          </w:tcPr>
          <w:p w14:paraId="58DDAF61" w14:textId="4DBC40BD" w:rsidR="00F50CD0" w:rsidRDefault="00735D34" w:rsidP="000F4D16">
            <w:pPr>
              <w:cnfStyle w:val="000000100000" w:firstRow="0" w:lastRow="0" w:firstColumn="0" w:lastColumn="0" w:oddVBand="0" w:evenVBand="0" w:oddHBand="1" w:evenHBand="0" w:firstRowFirstColumn="0" w:firstRowLastColumn="0" w:lastRowFirstColumn="0" w:lastRowLastColumn="0"/>
            </w:pPr>
            <w:r>
              <w:t>Administrator</w:t>
            </w:r>
          </w:p>
        </w:tc>
        <w:tc>
          <w:tcPr>
            <w:tcW w:w="3845" w:type="dxa"/>
          </w:tcPr>
          <w:p w14:paraId="4B9DEF42" w14:textId="2B75F1B5" w:rsidR="00F50CD0" w:rsidRDefault="00735D34" w:rsidP="000F4D16">
            <w:pPr>
              <w:cnfStyle w:val="000000100000" w:firstRow="0" w:lastRow="0" w:firstColumn="0" w:lastColumn="0" w:oddVBand="0" w:evenVBand="0" w:oddHBand="1" w:evenHBand="0" w:firstRowFirstColumn="0" w:firstRowLastColumn="0" w:lastRowFirstColumn="0" w:lastRowLastColumn="0"/>
            </w:pPr>
            <w:r>
              <w:t>1 admin in GB</w:t>
            </w:r>
          </w:p>
        </w:tc>
      </w:tr>
      <w:tr w:rsidR="00735D34" w:rsidRPr="00166E0B" w14:paraId="4F295F1C" w14:textId="77777777" w:rsidTr="00C20790">
        <w:tc>
          <w:tcPr>
            <w:cnfStyle w:val="001000000000" w:firstRow="0" w:lastRow="0" w:firstColumn="1" w:lastColumn="0" w:oddVBand="0" w:evenVBand="0" w:oddHBand="0" w:evenHBand="0" w:firstRowFirstColumn="0" w:firstRowLastColumn="0" w:lastRowFirstColumn="0" w:lastRowLastColumn="0"/>
            <w:tcW w:w="2965" w:type="dxa"/>
          </w:tcPr>
          <w:p w14:paraId="545C1A1E" w14:textId="66B7A3E1" w:rsidR="00735D34" w:rsidRDefault="00735D34" w:rsidP="000F4D16">
            <w:pPr>
              <w:rPr>
                <w:b w:val="0"/>
              </w:rPr>
            </w:pPr>
            <w:r>
              <w:rPr>
                <w:b w:val="0"/>
              </w:rPr>
              <w:t>GitHub\MetWorx User</w:t>
            </w:r>
          </w:p>
        </w:tc>
        <w:tc>
          <w:tcPr>
            <w:tcW w:w="2250" w:type="dxa"/>
          </w:tcPr>
          <w:p w14:paraId="6C62CA36" w14:textId="4B7CC2E6" w:rsidR="00735D34" w:rsidRDefault="00735D34" w:rsidP="000F4D16">
            <w:pPr>
              <w:cnfStyle w:val="000000000000" w:firstRow="0" w:lastRow="0" w:firstColumn="0" w:lastColumn="0" w:oddVBand="0" w:evenVBand="0" w:oddHBand="0" w:evenHBand="0" w:firstRowFirstColumn="0" w:firstRowLastColumn="0" w:lastRowFirstColumn="0" w:lastRowLastColumn="0"/>
            </w:pPr>
            <w:r>
              <w:t>User</w:t>
            </w:r>
          </w:p>
        </w:tc>
        <w:tc>
          <w:tcPr>
            <w:tcW w:w="3845" w:type="dxa"/>
          </w:tcPr>
          <w:p w14:paraId="24F4673D" w14:textId="0114FC60" w:rsidR="00735D34" w:rsidRDefault="00650A0C" w:rsidP="000F4D16">
            <w:pPr>
              <w:cnfStyle w:val="000000000000" w:firstRow="0" w:lastRow="0" w:firstColumn="0" w:lastColumn="0" w:oddVBand="0" w:evenVBand="0" w:oddHBand="0" w:evenHBand="0" w:firstRowFirstColumn="0" w:firstRowLastColumn="0" w:lastRowFirstColumn="0" w:lastRowLastColumn="0"/>
            </w:pPr>
            <w:r>
              <w:t>100</w:t>
            </w:r>
            <w:r w:rsidR="00735D34">
              <w:t xml:space="preserve"> users globally</w:t>
            </w:r>
          </w:p>
        </w:tc>
      </w:tr>
      <w:tr w:rsidR="00735D34" w:rsidRPr="00166E0B" w14:paraId="25E9B7AF" w14:textId="77777777" w:rsidTr="00C20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F73067F" w14:textId="28EFCDA7" w:rsidR="00735D34" w:rsidRDefault="47F4BAA3" w:rsidP="000F4D16">
            <w:pPr>
              <w:rPr>
                <w:b w:val="0"/>
                <w:bCs w:val="0"/>
              </w:rPr>
            </w:pPr>
            <w:r>
              <w:rPr>
                <w:b w:val="0"/>
                <w:bCs w:val="0"/>
              </w:rPr>
              <w:t>GitHub Browser</w:t>
            </w:r>
          </w:p>
        </w:tc>
        <w:tc>
          <w:tcPr>
            <w:tcW w:w="2250" w:type="dxa"/>
          </w:tcPr>
          <w:p w14:paraId="1ACCE681" w14:textId="53D95C31" w:rsidR="00735D34" w:rsidRDefault="47F4BAA3" w:rsidP="000F4D16">
            <w:pPr>
              <w:cnfStyle w:val="000000100000" w:firstRow="0" w:lastRow="0" w:firstColumn="0" w:lastColumn="0" w:oddVBand="0" w:evenVBand="0" w:oddHBand="1" w:evenHBand="0" w:firstRowFirstColumn="0" w:firstRowLastColumn="0" w:lastRowFirstColumn="0" w:lastRowLastColumn="0"/>
            </w:pPr>
            <w:r>
              <w:t>User</w:t>
            </w:r>
          </w:p>
        </w:tc>
        <w:tc>
          <w:tcPr>
            <w:tcW w:w="3845" w:type="dxa"/>
          </w:tcPr>
          <w:p w14:paraId="41B3B313" w14:textId="4341B917" w:rsidR="00735D34" w:rsidRDefault="47F4BAA3" w:rsidP="000F4D16">
            <w:pPr>
              <w:cnfStyle w:val="000000100000" w:firstRow="0" w:lastRow="0" w:firstColumn="0" w:lastColumn="0" w:oddVBand="0" w:evenVBand="0" w:oddHBand="1" w:evenHBand="0" w:firstRowFirstColumn="0" w:firstRowLastColumn="0" w:lastRowFirstColumn="0" w:lastRowLastColumn="0"/>
            </w:pPr>
            <w:r>
              <w:t>100 users globally</w:t>
            </w:r>
          </w:p>
        </w:tc>
      </w:tr>
    </w:tbl>
    <w:p w14:paraId="57D94251" w14:textId="3F480CA0" w:rsidR="00223FCF" w:rsidRDefault="00223FCF" w:rsidP="00C6217F">
      <w:pPr>
        <w:spacing w:before="240"/>
      </w:pPr>
      <w:r w:rsidRPr="00166E0B">
        <w:t xml:space="preserve">Estimated </w:t>
      </w:r>
      <w:r>
        <w:t xml:space="preserve">average </w:t>
      </w:r>
      <w:r w:rsidRPr="00166E0B">
        <w:t xml:space="preserve">user concurrency is </w:t>
      </w:r>
      <w:r w:rsidR="00FC1C33">
        <w:t>30</w:t>
      </w:r>
      <w:r w:rsidRPr="00166E0B">
        <w:t>.</w:t>
      </w:r>
      <w:r w:rsidR="002E10F2">
        <w:t xml:space="preserve"> </w:t>
      </w:r>
      <w:r w:rsidR="008A5147">
        <w:t xml:space="preserve">This is the </w:t>
      </w:r>
      <w:r w:rsidR="009A21CD">
        <w:t xml:space="preserve">average </w:t>
      </w:r>
      <w:r w:rsidR="008A5147">
        <w:t>number of users expected to be active in the system</w:t>
      </w:r>
      <w:r w:rsidR="009A21CD">
        <w:t xml:space="preserve"> </w:t>
      </w:r>
      <w:r w:rsidR="00F52617">
        <w:t>over time</w:t>
      </w:r>
      <w:r w:rsidR="009A21CD">
        <w:t>.</w:t>
      </w:r>
    </w:p>
    <w:p w14:paraId="3CDABD39" w14:textId="3BA10954" w:rsidR="00095C16" w:rsidRPr="00166E0B" w:rsidRDefault="00C6217F" w:rsidP="00C6217F">
      <w:pPr>
        <w:spacing w:before="240"/>
      </w:pPr>
      <w:r w:rsidRPr="00166E0B">
        <w:t xml:space="preserve">Estimated </w:t>
      </w:r>
      <w:r w:rsidR="00223FCF">
        <w:t xml:space="preserve">maximum </w:t>
      </w:r>
      <w:r w:rsidRPr="00166E0B">
        <w:t xml:space="preserve">user concurrency is </w:t>
      </w:r>
      <w:r w:rsidR="00845D2F">
        <w:t>100</w:t>
      </w:r>
      <w:r w:rsidRPr="00166E0B">
        <w:t>.</w:t>
      </w:r>
      <w:r w:rsidR="00471EBE">
        <w:t xml:space="preserve"> </w:t>
      </w:r>
      <w:r w:rsidR="00A00A05">
        <w:t>This is the maximum number</w:t>
      </w:r>
      <w:r w:rsidR="00471EBE">
        <w:t xml:space="preserve"> of user</w:t>
      </w:r>
      <w:r w:rsidR="00DE0644">
        <w:t>s</w:t>
      </w:r>
      <w:r w:rsidR="00471EBE">
        <w:t xml:space="preserve"> expected to be </w:t>
      </w:r>
      <w:r w:rsidR="00223933">
        <w:t>active at peak times, i.e. the high watermark.</w:t>
      </w:r>
      <w:r w:rsidR="00A00A05">
        <w:t xml:space="preserve"> </w:t>
      </w:r>
    </w:p>
    <w:p w14:paraId="371BD42C" w14:textId="306229C1" w:rsidR="0039571B" w:rsidRPr="00166E0B" w:rsidRDefault="0039571B" w:rsidP="0041268F">
      <w:pPr>
        <w:pStyle w:val="Heading2"/>
      </w:pPr>
      <w:bookmarkStart w:id="33" w:name="_Toc64965011"/>
      <w:r w:rsidRPr="00166E0B">
        <w:t>Regulatory Position</w:t>
      </w:r>
      <w:bookmarkEnd w:id="33"/>
    </w:p>
    <w:p w14:paraId="60E49D4A" w14:textId="63F390F8" w:rsidR="00D53734" w:rsidRPr="00D53734" w:rsidRDefault="00D53734" w:rsidP="00613FD8">
      <w:pPr>
        <w:pStyle w:val="BodyText3"/>
        <w:spacing w:after="60"/>
        <w:rPr>
          <w:rFonts w:asciiTheme="minorHAnsi" w:eastAsiaTheme="minorHAnsi" w:hAnsiTheme="minorHAnsi" w:cstheme="minorBidi"/>
          <w:b/>
          <w:bCs/>
          <w:color w:val="auto"/>
          <w:sz w:val="22"/>
          <w:szCs w:val="22"/>
          <w:lang w:val="en-GB"/>
        </w:rPr>
      </w:pPr>
      <w:r>
        <w:rPr>
          <w:rFonts w:asciiTheme="minorHAnsi" w:eastAsiaTheme="minorHAnsi" w:hAnsiTheme="minorHAnsi" w:cstheme="minorBidi"/>
          <w:b/>
          <w:bCs/>
          <w:color w:val="auto"/>
          <w:sz w:val="22"/>
          <w:szCs w:val="22"/>
          <w:lang w:val="en-GB"/>
        </w:rPr>
        <w:t>GAMP Category</w:t>
      </w:r>
    </w:p>
    <w:p w14:paraId="1D0DC70F" w14:textId="77777777" w:rsidR="00E96AE0" w:rsidRDefault="00E96AE0" w:rsidP="00E96AE0">
      <w:pPr>
        <w:pStyle w:val="BodyText3"/>
        <w:spacing w:after="0"/>
        <w:rPr>
          <w:rFonts w:asciiTheme="minorHAnsi" w:eastAsiaTheme="minorHAnsi" w:hAnsiTheme="minorHAnsi" w:cstheme="minorBidi"/>
          <w:color w:val="auto"/>
          <w:sz w:val="22"/>
          <w:szCs w:val="22"/>
          <w:lang w:val="en-GB"/>
        </w:rPr>
      </w:pPr>
    </w:p>
    <w:p w14:paraId="75C80F67" w14:textId="5027AC67" w:rsidR="001B3A05" w:rsidRPr="00166E0B" w:rsidRDefault="001B3A05" w:rsidP="00D914B2">
      <w:pPr>
        <w:pStyle w:val="BodyText3"/>
        <w:rPr>
          <w:rFonts w:asciiTheme="minorHAnsi" w:eastAsiaTheme="minorHAnsi" w:hAnsiTheme="minorHAnsi" w:cstheme="minorBidi"/>
          <w:color w:val="auto"/>
          <w:sz w:val="22"/>
          <w:szCs w:val="22"/>
          <w:lang w:val="en-GB"/>
        </w:rPr>
      </w:pPr>
      <w:r w:rsidRPr="00166E0B">
        <w:rPr>
          <w:rFonts w:asciiTheme="minorHAnsi" w:eastAsiaTheme="minorHAnsi" w:hAnsiTheme="minorHAnsi" w:cstheme="minorBidi"/>
          <w:color w:val="auto"/>
          <w:sz w:val="22"/>
          <w:szCs w:val="22"/>
          <w:lang w:val="en-GB"/>
        </w:rPr>
        <w:t xml:space="preserve">The </w:t>
      </w:r>
      <w:r w:rsidR="00CC524C" w:rsidRPr="00166E0B">
        <w:rPr>
          <w:rFonts w:asciiTheme="minorHAnsi" w:eastAsiaTheme="minorHAnsi" w:hAnsiTheme="minorHAnsi" w:cstheme="minorBidi"/>
          <w:color w:val="auto"/>
          <w:sz w:val="22"/>
          <w:szCs w:val="22"/>
          <w:lang w:val="en-GB"/>
        </w:rPr>
        <w:t xml:space="preserve">solution has been assigned </w:t>
      </w:r>
      <w:r w:rsidRPr="00166E0B">
        <w:rPr>
          <w:rFonts w:asciiTheme="minorHAnsi" w:eastAsiaTheme="minorHAnsi" w:hAnsiTheme="minorHAnsi" w:cstheme="minorBidi"/>
          <w:color w:val="auto"/>
          <w:sz w:val="22"/>
          <w:szCs w:val="22"/>
          <w:lang w:val="en-GB"/>
        </w:rPr>
        <w:t>GAMP Category</w:t>
      </w:r>
      <w:r w:rsidR="00F943B0">
        <w:rPr>
          <w:rFonts w:asciiTheme="minorHAnsi" w:eastAsiaTheme="minorHAnsi" w:hAnsiTheme="minorHAnsi" w:cstheme="minorBidi"/>
          <w:color w:val="auto"/>
          <w:sz w:val="22"/>
          <w:szCs w:val="22"/>
          <w:lang w:val="en-GB"/>
        </w:rPr>
        <w:t xml:space="preserve"> </w:t>
      </w:r>
      <w:r w:rsidR="00735D34">
        <w:rPr>
          <w:rFonts w:asciiTheme="minorHAnsi" w:eastAsiaTheme="minorHAnsi" w:hAnsiTheme="minorHAnsi" w:cstheme="minorBidi"/>
          <w:color w:val="auto"/>
          <w:sz w:val="22"/>
          <w:szCs w:val="22"/>
          <w:lang w:val="en-GB"/>
        </w:rPr>
        <w:t>4</w:t>
      </w:r>
      <w:r w:rsidR="005C3E25" w:rsidRPr="00166E0B">
        <w:rPr>
          <w:rFonts w:asciiTheme="minorHAnsi" w:eastAsiaTheme="minorHAnsi" w:hAnsiTheme="minorHAnsi" w:cstheme="minorBidi"/>
          <w:color w:val="auto"/>
          <w:sz w:val="22"/>
          <w:szCs w:val="22"/>
          <w:lang w:val="en-GB"/>
        </w:rPr>
        <w:t xml:space="preserve"> </w:t>
      </w:r>
      <w:r w:rsidR="00ED5034">
        <w:rPr>
          <w:rFonts w:asciiTheme="minorHAnsi" w:eastAsiaTheme="minorHAnsi" w:hAnsiTheme="minorHAnsi" w:cstheme="minorBidi"/>
          <w:color w:val="auto"/>
          <w:sz w:val="22"/>
          <w:szCs w:val="22"/>
          <w:lang w:val="en-GB"/>
        </w:rPr>
        <w:t xml:space="preserve">as per </w:t>
      </w:r>
      <w:r w:rsidR="000C2863">
        <w:rPr>
          <w:rFonts w:asciiTheme="minorHAnsi" w:eastAsiaTheme="minorHAnsi" w:hAnsiTheme="minorHAnsi" w:cstheme="minorBidi"/>
          <w:color w:val="auto"/>
          <w:sz w:val="22"/>
          <w:szCs w:val="22"/>
          <w:lang w:val="en-GB"/>
        </w:rPr>
        <w:t>RID</w:t>
      </w:r>
      <w:r w:rsidR="00735D34">
        <w:rPr>
          <w:rFonts w:asciiTheme="minorHAnsi" w:eastAsiaTheme="minorHAnsi" w:hAnsiTheme="minorHAnsi" w:cstheme="minorBidi"/>
          <w:color w:val="auto"/>
          <w:sz w:val="22"/>
          <w:szCs w:val="22"/>
          <w:lang w:val="en-GB"/>
        </w:rPr>
        <w:t xml:space="preserve"> </w:t>
      </w:r>
      <w:r w:rsidR="00ED5034" w:rsidRPr="00DE0644">
        <w:rPr>
          <w:rFonts w:asciiTheme="minorHAnsi" w:eastAsiaTheme="minorHAnsi" w:hAnsiTheme="minorHAnsi" w:cstheme="minorHAnsi"/>
          <w:color w:val="auto"/>
          <w:sz w:val="22"/>
          <w:szCs w:val="22"/>
          <w:lang w:val="en-GB"/>
        </w:rPr>
        <w:t>(</w:t>
      </w:r>
      <w:r w:rsidR="00735D34" w:rsidRPr="00DE0644">
        <w:rPr>
          <w:rFonts w:asciiTheme="minorHAnsi" w:hAnsiTheme="minorHAnsi" w:cstheme="minorHAnsi"/>
          <w:color w:val="auto"/>
          <w:sz w:val="22"/>
          <w:szCs w:val="22"/>
          <w:shd w:val="clear" w:color="auto" w:fill="FAF9F8"/>
        </w:rPr>
        <w:t>AZDoc0203162</w:t>
      </w:r>
      <w:r w:rsidR="00ED5034" w:rsidRPr="00DE0644">
        <w:rPr>
          <w:rFonts w:asciiTheme="minorHAnsi" w:hAnsiTheme="minorHAnsi" w:cstheme="minorHAnsi"/>
          <w:color w:val="auto"/>
          <w:sz w:val="22"/>
          <w:szCs w:val="22"/>
          <w:shd w:val="clear" w:color="auto" w:fill="FAF9F8"/>
        </w:rPr>
        <w:t>).</w:t>
      </w:r>
    </w:p>
    <w:p w14:paraId="090FE941" w14:textId="77777777" w:rsidR="004D7B05" w:rsidRPr="00166E0B" w:rsidRDefault="004D7B05" w:rsidP="00ED0686">
      <w:pPr>
        <w:pStyle w:val="Heading3"/>
        <w:spacing w:before="240"/>
      </w:pPr>
      <w:bookmarkStart w:id="34" w:name="_Toc64965012"/>
      <w:r w:rsidRPr="00166E0B">
        <w:t>Sarbanes-Oxley (SOx) Position</w:t>
      </w:r>
      <w:bookmarkEnd w:id="34"/>
    </w:p>
    <w:p w14:paraId="08525959" w14:textId="6FBF7087" w:rsidR="004D7B05" w:rsidRPr="00166E0B" w:rsidRDefault="00E96AE0" w:rsidP="006C6C44">
      <w:r>
        <w:t xml:space="preserve">The system </w:t>
      </w:r>
      <w:r w:rsidR="00650A0C">
        <w:t xml:space="preserve">does not </w:t>
      </w:r>
      <w:r w:rsidR="001F637B">
        <w:t>have a</w:t>
      </w:r>
      <w:r w:rsidR="004D7B05" w:rsidRPr="00166E0B">
        <w:t xml:space="preserve"> Sarbanes-Oxley regulatory </w:t>
      </w:r>
      <w:r w:rsidR="001F637B">
        <w:t xml:space="preserve">impact as per RID </w:t>
      </w:r>
      <w:r w:rsidR="001F637B" w:rsidRPr="00DE0644">
        <w:rPr>
          <w:rFonts w:cstheme="minorHAnsi"/>
        </w:rPr>
        <w:t>(</w:t>
      </w:r>
      <w:r w:rsidR="001F637B" w:rsidRPr="00DE0644">
        <w:rPr>
          <w:rFonts w:cstheme="minorHAnsi"/>
          <w:shd w:val="clear" w:color="auto" w:fill="FAF9F8"/>
        </w:rPr>
        <w:t>AZDoc0203162)</w:t>
      </w:r>
      <w:r w:rsidR="00021F66">
        <w:t>.</w:t>
      </w:r>
    </w:p>
    <w:p w14:paraId="12DB8952" w14:textId="00A972B0" w:rsidR="0041648D" w:rsidRPr="00166E0B" w:rsidRDefault="00C01127" w:rsidP="00ED0686">
      <w:pPr>
        <w:pStyle w:val="Heading3"/>
        <w:spacing w:before="240"/>
      </w:pPr>
      <w:bookmarkStart w:id="35" w:name="_Toc64965013"/>
      <w:r w:rsidRPr="00166E0B">
        <w:t xml:space="preserve">Data Privacy and </w:t>
      </w:r>
      <w:r w:rsidR="0041648D" w:rsidRPr="00166E0B">
        <w:t>General Data Protection Regulation (GDPR) Position</w:t>
      </w:r>
      <w:bookmarkEnd w:id="35"/>
    </w:p>
    <w:p w14:paraId="39AB3045" w14:textId="530DEAF5" w:rsidR="0041648D" w:rsidRPr="00166E0B" w:rsidRDefault="00021F66" w:rsidP="0041648D">
      <w:r>
        <w:t xml:space="preserve">As per </w:t>
      </w:r>
      <w:r w:rsidR="00657284">
        <w:t xml:space="preserve">the RID </w:t>
      </w:r>
      <w:r w:rsidR="00657284" w:rsidRPr="00DE0644">
        <w:rPr>
          <w:rFonts w:cstheme="minorHAnsi"/>
        </w:rPr>
        <w:t>(</w:t>
      </w:r>
      <w:r w:rsidR="00657284" w:rsidRPr="00DE0644">
        <w:rPr>
          <w:rFonts w:cstheme="minorHAnsi"/>
          <w:shd w:val="clear" w:color="auto" w:fill="FAF9F8"/>
        </w:rPr>
        <w:t>AZDoc0203162)</w:t>
      </w:r>
      <w:r w:rsidR="00657284">
        <w:rPr>
          <w:rFonts w:cstheme="minorHAnsi"/>
          <w:shd w:val="clear" w:color="auto" w:fill="FAF9F8"/>
        </w:rPr>
        <w:t xml:space="preserve"> and the </w:t>
      </w:r>
      <w:r w:rsidR="0041648D" w:rsidRPr="00166E0B">
        <w:t>Privacy Impact Assessment (PIA</w:t>
      </w:r>
      <w:r w:rsidR="1DB46833" w:rsidRPr="00166E0B">
        <w:t>)</w:t>
      </w:r>
      <w:r w:rsidR="009E389E">
        <w:t xml:space="preserve">, </w:t>
      </w:r>
      <w:r w:rsidR="009E389E" w:rsidRPr="009E389E">
        <w:t>PIA-5812</w:t>
      </w:r>
      <w:r w:rsidR="000C49DB">
        <w:t>, the system does have a data</w:t>
      </w:r>
      <w:r w:rsidR="00996E36">
        <w:t xml:space="preserve"> privacy impact since it used clinical data from </w:t>
      </w:r>
      <w:r w:rsidR="00BF345C">
        <w:t>EntimICE</w:t>
      </w:r>
      <w:r w:rsidR="00996E36">
        <w:t>.</w:t>
      </w:r>
    </w:p>
    <w:p w14:paraId="41A77E4A" w14:textId="77777777" w:rsidR="006F3B95" w:rsidRPr="00166E0B" w:rsidRDefault="0039571B" w:rsidP="00ED0686">
      <w:pPr>
        <w:pStyle w:val="Heading3"/>
        <w:spacing w:before="240"/>
      </w:pPr>
      <w:bookmarkStart w:id="36" w:name="_Toc64965014"/>
      <w:r w:rsidRPr="00166E0B">
        <w:t>G</w:t>
      </w:r>
      <w:r w:rsidR="00186DF7" w:rsidRPr="00166E0B">
        <w:t xml:space="preserve">ood Pharmaceutical </w:t>
      </w:r>
      <w:r w:rsidRPr="00166E0B">
        <w:t>P</w:t>
      </w:r>
      <w:r w:rsidR="00186DF7" w:rsidRPr="00166E0B">
        <w:t>ractice (GxP)</w:t>
      </w:r>
      <w:r w:rsidRPr="00166E0B">
        <w:t xml:space="preserve"> Position</w:t>
      </w:r>
      <w:bookmarkEnd w:id="36"/>
    </w:p>
    <w:p w14:paraId="6B7AB6A0" w14:textId="3EDD870B" w:rsidR="00170FE6" w:rsidRPr="00166E0B" w:rsidRDefault="00476B7F" w:rsidP="00476B7F">
      <w:r w:rsidRPr="00166E0B">
        <w:t xml:space="preserve">The Risk Impact Determination </w:t>
      </w:r>
      <w:r w:rsidR="002E42E4" w:rsidRPr="00166E0B">
        <w:t xml:space="preserve">(RID) </w:t>
      </w:r>
      <w:r w:rsidRPr="00166E0B">
        <w:t xml:space="preserve">assessment </w:t>
      </w:r>
      <w:r w:rsidR="00BA6F17" w:rsidRPr="00DE0644">
        <w:rPr>
          <w:rFonts w:cstheme="minorHAnsi"/>
        </w:rPr>
        <w:t>(</w:t>
      </w:r>
      <w:r w:rsidR="00BA6F17" w:rsidRPr="00DE0644">
        <w:rPr>
          <w:rFonts w:cstheme="minorHAnsi"/>
          <w:shd w:val="clear" w:color="auto" w:fill="FAF9F8"/>
        </w:rPr>
        <w:t>AZDoc0203162)</w:t>
      </w:r>
      <w:r w:rsidR="00C21714">
        <w:rPr>
          <w:rFonts w:cstheme="minorHAnsi"/>
          <w:shd w:val="clear" w:color="auto" w:fill="FAF9F8"/>
        </w:rPr>
        <w:t xml:space="preserve"> determined </w:t>
      </w:r>
      <w:r w:rsidR="003B462D">
        <w:rPr>
          <w:rFonts w:cstheme="minorHAnsi"/>
          <w:shd w:val="clear" w:color="auto" w:fill="FAF9F8"/>
        </w:rPr>
        <w:t xml:space="preserve">that </w:t>
      </w:r>
      <w:r w:rsidR="003B462D">
        <w:t>GxP</w:t>
      </w:r>
      <w:r w:rsidR="000744E3">
        <w:t xml:space="preserve"> applies</w:t>
      </w:r>
      <w:r w:rsidR="00657F17">
        <w:t xml:space="preserve"> system</w:t>
      </w:r>
      <w:r w:rsidR="004761AC">
        <w:t xml:space="preserve">.  </w:t>
      </w:r>
      <w:r w:rsidR="006B6F73">
        <w:t>As far as 21 CFR Part 11, electronic records app</w:t>
      </w:r>
      <w:r w:rsidR="006522DA">
        <w:t>ly to the system,</w:t>
      </w:r>
      <w:r w:rsidR="0005207D">
        <w:t xml:space="preserve"> but excludes electron</w:t>
      </w:r>
      <w:r w:rsidR="000744E3">
        <w:t>ic</w:t>
      </w:r>
      <w:r w:rsidR="0005207D">
        <w:t xml:space="preserve"> signature applicability.</w:t>
      </w:r>
    </w:p>
    <w:p w14:paraId="2B442D6F" w14:textId="77777777" w:rsidR="00411D5F" w:rsidRPr="00166E0B" w:rsidRDefault="00411D5F" w:rsidP="00ED0686">
      <w:pPr>
        <w:pStyle w:val="Heading3"/>
        <w:spacing w:before="240"/>
      </w:pPr>
      <w:bookmarkStart w:id="37" w:name="_Toc64965015"/>
      <w:r w:rsidRPr="00166E0B">
        <w:t>Information Management Position</w:t>
      </w:r>
      <w:bookmarkEnd w:id="37"/>
    </w:p>
    <w:p w14:paraId="11A296CD" w14:textId="794E2812" w:rsidR="00E74E8F" w:rsidRPr="00166E0B" w:rsidRDefault="00A236FA" w:rsidP="00E74E8F">
      <w:r w:rsidRPr="00166E0B">
        <w:t>T</w:t>
      </w:r>
      <w:r w:rsidR="00E74E8F" w:rsidRPr="00166E0B">
        <w:t>he RID assessment</w:t>
      </w:r>
      <w:r w:rsidRPr="00166E0B">
        <w:t xml:space="preserve"> determined that</w:t>
      </w:r>
      <w:r w:rsidR="00E74E8F" w:rsidRPr="00166E0B">
        <w:t xml:space="preserve"> the solution requires</w:t>
      </w:r>
      <w:r w:rsidR="003A50B7">
        <w:t xml:space="preserve"> </w:t>
      </w:r>
      <w:r w:rsidR="00E74E8F" w:rsidRPr="00166E0B">
        <w:t>provision for the retention and disposal of company information</w:t>
      </w:r>
      <w:r w:rsidR="00822B6B" w:rsidRPr="00166E0B">
        <w:t xml:space="preserve"> under the AstraZeneca GRAD schedule</w:t>
      </w:r>
      <w:r w:rsidR="00E74E8F" w:rsidRPr="00166E0B">
        <w:t xml:space="preserve">. </w:t>
      </w:r>
    </w:p>
    <w:p w14:paraId="2ACD7C67" w14:textId="2AB76520" w:rsidR="00E87EA1" w:rsidRPr="00166E0B" w:rsidRDefault="00E87EA1" w:rsidP="00CC587C">
      <w:pPr>
        <w:pStyle w:val="Heading3"/>
        <w:keepNext/>
        <w:spacing w:before="240"/>
      </w:pPr>
      <w:bookmarkStart w:id="38" w:name="_Toc64965016"/>
      <w:r w:rsidRPr="00166E0B">
        <w:t>eDiscovery Position</w:t>
      </w:r>
      <w:bookmarkEnd w:id="38"/>
    </w:p>
    <w:p w14:paraId="272DA381" w14:textId="402AD3A1" w:rsidR="004E7154" w:rsidRPr="00166E0B" w:rsidRDefault="00E87EA1" w:rsidP="00E87EA1">
      <w:r w:rsidRPr="00166E0B">
        <w:t>The outcome of the RID is that the solution is not</w:t>
      </w:r>
      <w:r w:rsidR="003200A0" w:rsidRPr="00166E0B">
        <w:t xml:space="preserve"> subject to eDiscovery controls</w:t>
      </w:r>
      <w:r w:rsidR="00E052F1" w:rsidRPr="00166E0B">
        <w:t xml:space="preserve"> because </w:t>
      </w:r>
      <w:r w:rsidR="00585B22" w:rsidRPr="00166E0B">
        <w:t>none</w:t>
      </w:r>
      <w:r w:rsidR="00B95631" w:rsidRPr="00166E0B">
        <w:t xml:space="preserve"> of the eDiscovery criteria apply</w:t>
      </w:r>
      <w:r w:rsidR="003200A0" w:rsidRPr="00166E0B">
        <w:t>.</w:t>
      </w:r>
    </w:p>
    <w:p w14:paraId="37F9BBAE" w14:textId="69CBDEF3" w:rsidR="00B91A1B" w:rsidRPr="00166E0B" w:rsidRDefault="001C40DD" w:rsidP="00D34882">
      <w:pPr>
        <w:pStyle w:val="Heading3"/>
        <w:spacing w:before="240"/>
      </w:pPr>
      <w:bookmarkStart w:id="39" w:name="_Toc64965017"/>
      <w:r w:rsidRPr="00166E0B">
        <w:t xml:space="preserve">Medical Device </w:t>
      </w:r>
      <w:r w:rsidR="00AA3C46" w:rsidRPr="00166E0B">
        <w:t>Classification</w:t>
      </w:r>
      <w:bookmarkEnd w:id="39"/>
    </w:p>
    <w:p w14:paraId="4E6EA4F1" w14:textId="2A3FA77A" w:rsidR="00170FE6" w:rsidRPr="00166E0B" w:rsidRDefault="002E42E4" w:rsidP="001908D2">
      <w:r w:rsidRPr="00166E0B">
        <w:t xml:space="preserve">The outcome of the </w:t>
      </w:r>
      <w:r w:rsidR="00961D0A" w:rsidRPr="00166E0B">
        <w:t>RID is that t</w:t>
      </w:r>
      <w:r w:rsidR="001908D2" w:rsidRPr="00166E0B">
        <w:t xml:space="preserve">he solution </w:t>
      </w:r>
      <w:r w:rsidR="00160352" w:rsidRPr="00166E0B">
        <w:t>does not fall within the classification of a medical device, as defined by the Medical Devices Regulation, because none of the criteria apply</w:t>
      </w:r>
    </w:p>
    <w:p w14:paraId="6501523F" w14:textId="482DD45B" w:rsidR="000D4A58" w:rsidRDefault="00996B0B" w:rsidP="006F3B95">
      <w:pPr>
        <w:pStyle w:val="Heading3"/>
        <w:spacing w:before="240"/>
      </w:pPr>
      <w:bookmarkStart w:id="40" w:name="_Toc64965018"/>
      <w:r w:rsidRPr="00166E0B">
        <w:t>Other Applicable Regulations</w:t>
      </w:r>
      <w:bookmarkEnd w:id="40"/>
    </w:p>
    <w:p w14:paraId="2138749D" w14:textId="7A4C6F2D" w:rsidR="003A50B7" w:rsidRPr="003A50B7" w:rsidRDefault="003A50B7" w:rsidP="003A50B7">
      <w:r>
        <w:lastRenderedPageBreak/>
        <w:t xml:space="preserve">None </w:t>
      </w:r>
      <w:r w:rsidR="006522DA">
        <w:t>i</w:t>
      </w:r>
      <w:r>
        <w:t>dentified</w:t>
      </w:r>
      <w:r w:rsidR="007B49BC">
        <w:t>.</w:t>
      </w:r>
    </w:p>
    <w:p w14:paraId="6C645A82" w14:textId="77777777" w:rsidR="00516CFF" w:rsidRPr="00166E0B" w:rsidRDefault="00516CFF" w:rsidP="0041268F">
      <w:pPr>
        <w:pStyle w:val="Heading2"/>
      </w:pPr>
      <w:bookmarkStart w:id="41" w:name="_Toc64965019"/>
      <w:r w:rsidRPr="00166E0B">
        <w:t>Criticality Statement</w:t>
      </w:r>
      <w:bookmarkEnd w:id="41"/>
    </w:p>
    <w:p w14:paraId="3CD3DEB1" w14:textId="57630D91" w:rsidR="00624645" w:rsidRPr="00166E0B" w:rsidRDefault="00751972" w:rsidP="76CECAEA">
      <w:pPr>
        <w:pStyle w:val="BodyText3"/>
        <w:rPr>
          <w:color w:val="auto"/>
        </w:rPr>
      </w:pPr>
      <w:r w:rsidRPr="76CECAEA">
        <w:rPr>
          <w:color w:val="auto"/>
        </w:rPr>
        <w:t xml:space="preserve">The business criticality </w:t>
      </w:r>
      <w:r w:rsidR="003E26B3" w:rsidRPr="76CECAEA">
        <w:rPr>
          <w:color w:val="auto"/>
        </w:rPr>
        <w:t>of the service provided by the solution is</w:t>
      </w:r>
      <w:r w:rsidR="29578ADA" w:rsidRPr="76CECAEA">
        <w:rPr>
          <w:color w:val="auto"/>
        </w:rPr>
        <w:t xml:space="preserve"> </w:t>
      </w:r>
      <w:r w:rsidR="00042762" w:rsidRPr="76CECAEA">
        <w:rPr>
          <w:color w:val="auto"/>
        </w:rPr>
        <w:t>Somewhat Critical</w:t>
      </w:r>
    </w:p>
    <w:p w14:paraId="266AEF7A" w14:textId="15CEF4A7" w:rsidR="00624645" w:rsidRPr="00166E0B" w:rsidRDefault="00C225AD" w:rsidP="003D2250">
      <w:r w:rsidRPr="00166E0B">
        <w:t xml:space="preserve">The </w:t>
      </w:r>
      <w:r w:rsidR="004D6ACC" w:rsidRPr="00166E0B">
        <w:t>determining factor</w:t>
      </w:r>
      <w:r w:rsidR="00624645" w:rsidRPr="00166E0B">
        <w:t>s for this are:</w:t>
      </w:r>
    </w:p>
    <w:p w14:paraId="6CB41F7B" w14:textId="30CEF08A" w:rsidR="7F88AF3F" w:rsidRDefault="7F88AF3F" w:rsidP="76CECAEA">
      <w:pPr>
        <w:pStyle w:val="ListParagraph"/>
        <w:numPr>
          <w:ilvl w:val="0"/>
          <w:numId w:val="9"/>
        </w:numPr>
        <w:spacing w:after="60" w:line="259" w:lineRule="auto"/>
        <w:ind w:left="822" w:hanging="357"/>
        <w:rPr>
          <w:rFonts w:eastAsiaTheme="minorEastAsia" w:cstheme="minorBidi"/>
          <w:szCs w:val="22"/>
        </w:rPr>
      </w:pPr>
      <w:r>
        <w:t xml:space="preserve">Violation of regulatory </w:t>
      </w:r>
      <w:r w:rsidR="00CC587C">
        <w:t>compliance</w:t>
      </w:r>
      <w:r>
        <w:t xml:space="preserve"> </w:t>
      </w:r>
    </w:p>
    <w:p w14:paraId="3DD44CDC" w14:textId="77777777" w:rsidR="009B3D39" w:rsidRPr="00166E0B" w:rsidRDefault="009B3D39" w:rsidP="0041268F">
      <w:pPr>
        <w:pStyle w:val="Heading2"/>
      </w:pPr>
      <w:bookmarkStart w:id="42" w:name="_Toc64965020"/>
      <w:r w:rsidRPr="00166E0B">
        <w:t>Resiliency Statement</w:t>
      </w:r>
      <w:bookmarkEnd w:id="42"/>
    </w:p>
    <w:p w14:paraId="46AF1325" w14:textId="2836F0D9" w:rsidR="00C238BC" w:rsidRPr="00166E0B" w:rsidRDefault="00587471" w:rsidP="00C238BC">
      <w:r w:rsidRPr="00166E0B">
        <w:t xml:space="preserve">The business requirements for resilience and </w:t>
      </w:r>
      <w:r w:rsidR="00A733C9" w:rsidRPr="00166E0B">
        <w:t>business</w:t>
      </w:r>
      <w:r w:rsidRPr="00166E0B">
        <w:t xml:space="preserve"> continuity are:</w:t>
      </w:r>
    </w:p>
    <w:p w14:paraId="6890FD15" w14:textId="31BEEBED" w:rsidR="00587471" w:rsidRPr="00C67B0F" w:rsidRDefault="00214C7C" w:rsidP="00877110">
      <w:pPr>
        <w:pStyle w:val="ListParagraph"/>
        <w:numPr>
          <w:ilvl w:val="0"/>
          <w:numId w:val="10"/>
        </w:numPr>
        <w:ind w:left="714" w:hanging="357"/>
        <w:contextualSpacing w:val="0"/>
        <w:rPr>
          <w:rFonts w:eastAsiaTheme="minorHAnsi"/>
        </w:rPr>
      </w:pPr>
      <w:r w:rsidRPr="00C67B0F">
        <w:rPr>
          <w:rFonts w:eastAsiaTheme="minorHAnsi"/>
          <w:b/>
          <w:bCs/>
        </w:rPr>
        <w:t>Recovery Point Objective (RPO):</w:t>
      </w:r>
      <w:r w:rsidRPr="00C67B0F">
        <w:rPr>
          <w:rFonts w:eastAsiaTheme="minorHAnsi"/>
        </w:rPr>
        <w:t xml:space="preserve"> </w:t>
      </w:r>
      <w:ins w:id="43" w:author="Fedoryczuk, Jim (Turnberry)" w:date="2022-01-27T13:38:00Z">
        <w:r w:rsidR="00223571" w:rsidRPr="00C67B0F">
          <w:rPr>
            <w:rFonts w:eastAsiaTheme="minorHAnsi"/>
          </w:rPr>
          <w:t xml:space="preserve">Greater </w:t>
        </w:r>
      </w:ins>
      <w:ins w:id="44" w:author="Fedoryczuk, Jim (Turnberry)" w:date="2022-01-27T13:39:00Z">
        <w:r w:rsidR="00904F60" w:rsidRPr="00C67B0F">
          <w:rPr>
            <w:rFonts w:eastAsiaTheme="minorHAnsi"/>
          </w:rPr>
          <w:t>than</w:t>
        </w:r>
      </w:ins>
      <w:ins w:id="45" w:author="Fedoryczuk, Jim (Turnberry)" w:date="2022-01-27T13:38:00Z">
        <w:r w:rsidR="00223571" w:rsidRPr="00C67B0F">
          <w:rPr>
            <w:rFonts w:eastAsiaTheme="minorHAnsi"/>
          </w:rPr>
          <w:t xml:space="preserve"> 24 hours </w:t>
        </w:r>
      </w:ins>
      <w:del w:id="46" w:author="Fedoryczuk, Jim (Turnberry)" w:date="2022-01-27T13:39:00Z">
        <w:r w:rsidR="00005681" w:rsidRPr="00C67B0F" w:rsidDel="00904F60">
          <w:rPr>
            <w:rFonts w:eastAsiaTheme="minorHAnsi"/>
          </w:rPr>
          <w:delText>&lt;</w:delText>
        </w:r>
        <w:r w:rsidR="00CC11A4" w:rsidRPr="00C67B0F" w:rsidDel="00904F60">
          <w:rPr>
            <w:rFonts w:eastAsiaTheme="minorHAnsi"/>
          </w:rPr>
          <w:delText xml:space="preserve">No </w:delText>
        </w:r>
        <w:r w:rsidR="00B41ED0" w:rsidRPr="00C67B0F" w:rsidDel="00904F60">
          <w:rPr>
            <w:rFonts w:eastAsiaTheme="minorHAnsi"/>
          </w:rPr>
          <w:delText xml:space="preserve">more than </w:delText>
        </w:r>
        <w:r w:rsidR="00A3018D" w:rsidRPr="00C67B0F" w:rsidDel="00904F60">
          <w:rPr>
            <w:rFonts w:eastAsiaTheme="minorHAnsi"/>
          </w:rPr>
          <w:delText xml:space="preserve">n </w:delText>
        </w:r>
        <w:r w:rsidR="00F1153B" w:rsidRPr="00C67B0F" w:rsidDel="00904F60">
          <w:rPr>
            <w:rFonts w:eastAsiaTheme="minorHAnsi"/>
          </w:rPr>
          <w:delText xml:space="preserve">&lt;hours/days*&gt; </w:delText>
        </w:r>
        <w:r w:rsidR="00C82ED3" w:rsidRPr="00C67B0F" w:rsidDel="00904F60">
          <w:rPr>
            <w:rFonts w:eastAsiaTheme="minorHAnsi"/>
          </w:rPr>
          <w:delText xml:space="preserve">worth </w:delText>
        </w:r>
        <w:r w:rsidR="00CB7C32" w:rsidRPr="00C67B0F" w:rsidDel="00904F60">
          <w:rPr>
            <w:rFonts w:eastAsiaTheme="minorHAnsi"/>
          </w:rPr>
          <w:delText>of</w:delText>
        </w:r>
        <w:r w:rsidR="00005681" w:rsidRPr="00C67B0F" w:rsidDel="00904F60">
          <w:rPr>
            <w:rFonts w:eastAsiaTheme="minorHAnsi"/>
          </w:rPr>
          <w:delText xml:space="preserve"> / No*&gt;</w:delText>
        </w:r>
        <w:r w:rsidR="00CB7C32" w:rsidRPr="00C67B0F" w:rsidDel="00904F60">
          <w:rPr>
            <w:rFonts w:eastAsiaTheme="minorHAnsi"/>
          </w:rPr>
          <w:delText xml:space="preserve"> </w:delText>
        </w:r>
      </w:del>
      <w:r w:rsidR="00CB7C32" w:rsidRPr="00C67B0F">
        <w:rPr>
          <w:rFonts w:eastAsiaTheme="minorHAnsi"/>
        </w:rPr>
        <w:t xml:space="preserve">data </w:t>
      </w:r>
      <w:r w:rsidR="00A416A1" w:rsidRPr="00C67B0F">
        <w:rPr>
          <w:rFonts w:eastAsiaTheme="minorHAnsi"/>
        </w:rPr>
        <w:t xml:space="preserve">updates </w:t>
      </w:r>
      <w:r w:rsidR="009620DB" w:rsidRPr="00C67B0F">
        <w:rPr>
          <w:rFonts w:eastAsiaTheme="minorHAnsi"/>
        </w:rPr>
        <w:t xml:space="preserve">are </w:t>
      </w:r>
      <w:r w:rsidR="00A733C9" w:rsidRPr="00C67B0F">
        <w:rPr>
          <w:rFonts w:eastAsiaTheme="minorHAnsi"/>
        </w:rPr>
        <w:t xml:space="preserve">to be lost as a result of </w:t>
      </w:r>
      <w:r w:rsidR="00082326" w:rsidRPr="00C67B0F">
        <w:rPr>
          <w:rFonts w:eastAsiaTheme="minorHAnsi"/>
        </w:rPr>
        <w:t xml:space="preserve">an unplanned </w:t>
      </w:r>
      <w:r w:rsidR="009A1426" w:rsidRPr="00C67B0F">
        <w:rPr>
          <w:rFonts w:eastAsiaTheme="minorHAnsi"/>
        </w:rPr>
        <w:t xml:space="preserve">service </w:t>
      </w:r>
      <w:r w:rsidR="00082326" w:rsidRPr="00C67B0F">
        <w:rPr>
          <w:rFonts w:eastAsiaTheme="minorHAnsi"/>
        </w:rPr>
        <w:t>outage</w:t>
      </w:r>
      <w:r w:rsidR="009A1426" w:rsidRPr="00C67B0F">
        <w:rPr>
          <w:rFonts w:eastAsiaTheme="minorHAnsi"/>
        </w:rPr>
        <w:t>.</w:t>
      </w:r>
    </w:p>
    <w:p w14:paraId="3C79B257" w14:textId="6598FA99" w:rsidR="003769BB" w:rsidRPr="00C67B0F" w:rsidRDefault="00A416A1" w:rsidP="00877110">
      <w:pPr>
        <w:pStyle w:val="ListParagraph"/>
        <w:numPr>
          <w:ilvl w:val="0"/>
          <w:numId w:val="10"/>
        </w:numPr>
        <w:ind w:left="714" w:hanging="357"/>
        <w:contextualSpacing w:val="0"/>
        <w:rPr>
          <w:rFonts w:eastAsiaTheme="minorHAnsi"/>
        </w:rPr>
      </w:pPr>
      <w:r w:rsidRPr="00C67B0F">
        <w:rPr>
          <w:rFonts w:eastAsiaTheme="minorHAnsi"/>
          <w:b/>
          <w:bCs/>
        </w:rPr>
        <w:t>Recovery Time Objective (RTO):</w:t>
      </w:r>
      <w:r w:rsidRPr="00C67B0F">
        <w:rPr>
          <w:rFonts w:eastAsiaTheme="minorHAnsi"/>
        </w:rPr>
        <w:t xml:space="preserve"> </w:t>
      </w:r>
      <w:ins w:id="47" w:author="Fedoryczuk, Jim (Turnberry)" w:date="2022-01-27T13:39:00Z">
        <w:r w:rsidR="00904F60" w:rsidRPr="00C67B0F">
          <w:rPr>
            <w:rStyle w:val="normaltextrun"/>
            <w:rFonts w:ascii="Arial" w:eastAsiaTheme="majorEastAsia" w:hAnsi="Arial" w:cs="Arial"/>
            <w:color w:val="000000"/>
            <w:sz w:val="20"/>
            <w:szCs w:val="20"/>
            <w:shd w:val="clear" w:color="auto" w:fill="FFFFFF"/>
          </w:rPr>
          <w:t>Between 4 and 24 hour  RTO</w:t>
        </w:r>
        <w:r w:rsidR="00904F60" w:rsidRPr="00C67B0F">
          <w:rPr>
            <w:rStyle w:val="eop"/>
            <w:rFonts w:ascii="Arial" w:eastAsiaTheme="majorEastAsia" w:hAnsi="Arial" w:cs="Arial"/>
            <w:color w:val="000000"/>
            <w:sz w:val="20"/>
            <w:szCs w:val="20"/>
            <w:shd w:val="clear" w:color="auto" w:fill="FFFFFF"/>
          </w:rPr>
          <w:t> </w:t>
        </w:r>
      </w:ins>
      <w:del w:id="48" w:author="Fedoryczuk, Jim (Turnberry)" w:date="2022-01-27T13:39:00Z">
        <w:r w:rsidR="00F00A28" w:rsidRPr="00C67B0F" w:rsidDel="00904F60">
          <w:rPr>
            <w:rFonts w:eastAsiaTheme="minorHAnsi"/>
          </w:rPr>
          <w:delText>&lt;</w:delText>
        </w:r>
        <w:r w:rsidR="00976C85" w:rsidRPr="00C67B0F" w:rsidDel="00904F60">
          <w:rPr>
            <w:rFonts w:eastAsiaTheme="minorHAnsi"/>
          </w:rPr>
          <w:delText>The</w:delText>
        </w:r>
      </w:del>
      <w:r w:rsidR="00976C85" w:rsidRPr="00C67B0F">
        <w:rPr>
          <w:rFonts w:eastAsiaTheme="minorHAnsi"/>
        </w:rPr>
        <w:t xml:space="preserve"> </w:t>
      </w:r>
      <w:ins w:id="49" w:author="Fedoryczuk, Jim (Turnberry)" w:date="2022-01-27T13:39:00Z">
        <w:r w:rsidR="00680BB4" w:rsidRPr="00C67B0F">
          <w:rPr>
            <w:rFonts w:eastAsiaTheme="minorHAnsi"/>
          </w:rPr>
          <w:t xml:space="preserve">for </w:t>
        </w:r>
      </w:ins>
      <w:r w:rsidR="00976C85" w:rsidRPr="00C67B0F">
        <w:rPr>
          <w:rFonts w:eastAsiaTheme="minorHAnsi"/>
        </w:rPr>
        <w:t xml:space="preserve">service </w:t>
      </w:r>
      <w:r w:rsidR="00F00A28" w:rsidRPr="00C67B0F">
        <w:rPr>
          <w:rFonts w:eastAsiaTheme="minorHAnsi"/>
        </w:rPr>
        <w:t xml:space="preserve">is </w:t>
      </w:r>
      <w:r w:rsidR="00082326" w:rsidRPr="00C67B0F">
        <w:rPr>
          <w:rFonts w:eastAsiaTheme="minorHAnsi"/>
        </w:rPr>
        <w:t xml:space="preserve">to be </w:t>
      </w:r>
      <w:r w:rsidR="00976C85" w:rsidRPr="00C67B0F">
        <w:rPr>
          <w:rFonts w:eastAsiaTheme="minorHAnsi"/>
        </w:rPr>
        <w:t xml:space="preserve">restored to </w:t>
      </w:r>
      <w:r w:rsidR="006020E2" w:rsidRPr="00C67B0F">
        <w:rPr>
          <w:rFonts w:eastAsiaTheme="minorHAnsi"/>
        </w:rPr>
        <w:t>normal</w:t>
      </w:r>
      <w:r w:rsidR="00C50D8B" w:rsidRPr="00C67B0F">
        <w:rPr>
          <w:rFonts w:eastAsiaTheme="minorHAnsi"/>
        </w:rPr>
        <w:t xml:space="preserve"> operation</w:t>
      </w:r>
      <w:r w:rsidR="00082326" w:rsidRPr="00C67B0F">
        <w:rPr>
          <w:rFonts w:eastAsiaTheme="minorHAnsi"/>
        </w:rPr>
        <w:t xml:space="preserve"> following a</w:t>
      </w:r>
      <w:r w:rsidR="00E7172E" w:rsidRPr="00C67B0F">
        <w:rPr>
          <w:rFonts w:eastAsiaTheme="minorHAnsi"/>
        </w:rPr>
        <w:t>n unplanned</w:t>
      </w:r>
      <w:r w:rsidR="00082326" w:rsidRPr="00C67B0F">
        <w:rPr>
          <w:rFonts w:eastAsiaTheme="minorHAnsi"/>
        </w:rPr>
        <w:t xml:space="preserve"> service </w:t>
      </w:r>
      <w:r w:rsidR="00942F93" w:rsidRPr="00C67B0F">
        <w:rPr>
          <w:rFonts w:eastAsiaTheme="minorHAnsi"/>
        </w:rPr>
        <w:t xml:space="preserve">outage </w:t>
      </w:r>
      <w:del w:id="50" w:author="Fedoryczuk, Jim (Turnberry)" w:date="2022-01-27T13:39:00Z">
        <w:r w:rsidR="00942F93" w:rsidRPr="00C67B0F" w:rsidDel="00680BB4">
          <w:rPr>
            <w:rFonts w:eastAsiaTheme="minorHAnsi"/>
          </w:rPr>
          <w:delText>within &lt;hours/days*&gt;</w:delText>
        </w:r>
        <w:r w:rsidR="006B2523" w:rsidRPr="00C67B0F" w:rsidDel="00680BB4">
          <w:rPr>
            <w:rFonts w:eastAsiaTheme="minorHAnsi"/>
          </w:rPr>
          <w:delText xml:space="preserve"> / </w:delText>
        </w:r>
        <w:r w:rsidR="00E7172E" w:rsidRPr="00C67B0F" w:rsidDel="00680BB4">
          <w:rPr>
            <w:rFonts w:eastAsiaTheme="minorHAnsi"/>
          </w:rPr>
          <w:delText xml:space="preserve">No loss of service is </w:delText>
        </w:r>
        <w:r w:rsidR="000E1B33" w:rsidRPr="00C67B0F" w:rsidDel="00680BB4">
          <w:rPr>
            <w:rFonts w:eastAsiaTheme="minorHAnsi"/>
          </w:rPr>
          <w:delText>acceptable</w:delText>
        </w:r>
        <w:r w:rsidR="00991D95" w:rsidRPr="00C67B0F" w:rsidDel="00680BB4">
          <w:rPr>
            <w:rFonts w:eastAsiaTheme="minorHAnsi"/>
          </w:rPr>
          <w:delText>*&gt;</w:delText>
        </w:r>
        <w:r w:rsidR="00486870" w:rsidRPr="00C67B0F" w:rsidDel="00680BB4">
          <w:rPr>
            <w:rFonts w:eastAsiaTheme="minorHAnsi"/>
          </w:rPr>
          <w:delText>.</w:delText>
        </w:r>
      </w:del>
    </w:p>
    <w:p w14:paraId="1CC44FA2" w14:textId="48481EC7" w:rsidR="009A1426" w:rsidRPr="00C67B0F" w:rsidRDefault="0049610A" w:rsidP="00877110">
      <w:pPr>
        <w:pStyle w:val="ListParagraph"/>
        <w:numPr>
          <w:ilvl w:val="0"/>
          <w:numId w:val="10"/>
        </w:numPr>
        <w:ind w:left="714" w:hanging="357"/>
        <w:contextualSpacing w:val="0"/>
        <w:rPr>
          <w:rFonts w:eastAsiaTheme="minorHAnsi"/>
        </w:rPr>
      </w:pPr>
      <w:r w:rsidRPr="00C67B0F">
        <w:rPr>
          <w:rFonts w:eastAsiaTheme="minorHAnsi"/>
          <w:b/>
          <w:bCs/>
        </w:rPr>
        <w:t xml:space="preserve">Backup and Recovery: </w:t>
      </w:r>
      <w:ins w:id="51" w:author="Fedoryczuk, Jim (Turnberry)" w:date="2022-01-27T13:40:00Z">
        <w:r w:rsidR="00680BB4" w:rsidRPr="00C67B0F">
          <w:rPr>
            <w:rFonts w:eastAsiaTheme="minorHAnsi"/>
          </w:rPr>
          <w:t xml:space="preserve">GitHub Enterprise server will </w:t>
        </w:r>
      </w:ins>
      <w:ins w:id="52" w:author="Fedoryczuk, Jim (Turnberry)" w:date="2022-01-27T13:42:00Z">
        <w:r w:rsidR="00C67B0F" w:rsidRPr="00C67B0F">
          <w:rPr>
            <w:rFonts w:eastAsiaTheme="minorHAnsi"/>
          </w:rPr>
          <w:t>utilize</w:t>
        </w:r>
      </w:ins>
      <w:ins w:id="53" w:author="Fedoryczuk, Jim (Turnberry)" w:date="2022-01-27T13:40:00Z">
        <w:r w:rsidR="009A2374" w:rsidRPr="00C67B0F">
          <w:rPr>
            <w:rFonts w:eastAsiaTheme="minorHAnsi"/>
          </w:rPr>
          <w:t xml:space="preserve"> AWS snapshot daily with a retention of seven days and weekly </w:t>
        </w:r>
        <w:r w:rsidR="00975608" w:rsidRPr="00C67B0F">
          <w:rPr>
            <w:rFonts w:eastAsiaTheme="minorHAnsi"/>
          </w:rPr>
          <w:t xml:space="preserve">backups </w:t>
        </w:r>
      </w:ins>
      <w:ins w:id="54" w:author="Fedoryczuk, Jim (Turnberry)" w:date="2022-01-27T13:41:00Z">
        <w:r w:rsidR="00975608" w:rsidRPr="00C67B0F">
          <w:rPr>
            <w:rFonts w:eastAsiaTheme="minorHAnsi"/>
          </w:rPr>
          <w:t xml:space="preserve">for </w:t>
        </w:r>
        <w:r w:rsidR="00D7396D" w:rsidRPr="00C67B0F">
          <w:rPr>
            <w:rFonts w:eastAsiaTheme="minorHAnsi"/>
          </w:rPr>
          <w:t xml:space="preserve">at least </w:t>
        </w:r>
        <w:r w:rsidR="00975608" w:rsidRPr="00C67B0F">
          <w:rPr>
            <w:rFonts w:eastAsiaTheme="minorHAnsi"/>
          </w:rPr>
          <w:t>six months</w:t>
        </w:r>
      </w:ins>
      <w:del w:id="55" w:author="Fedoryczuk, Jim (Turnberry)" w:date="2022-01-27T13:41:00Z">
        <w:r w:rsidR="008207F0" w:rsidRPr="00C67B0F" w:rsidDel="00975608">
          <w:rPr>
            <w:rFonts w:eastAsiaTheme="minorHAnsi"/>
          </w:rPr>
          <w:delText>&lt;</w:delText>
        </w:r>
        <w:r w:rsidR="001302ED" w:rsidRPr="00C67B0F" w:rsidDel="00975608">
          <w:rPr>
            <w:rFonts w:eastAsiaTheme="minorHAnsi"/>
          </w:rPr>
          <w:delText xml:space="preserve">System data is </w:delText>
        </w:r>
        <w:r w:rsidR="008C632E" w:rsidRPr="00C67B0F" w:rsidDel="00975608">
          <w:rPr>
            <w:rFonts w:eastAsiaTheme="minorHAnsi"/>
          </w:rPr>
          <w:delText>&lt;</w:delText>
        </w:r>
        <w:r w:rsidR="001302ED" w:rsidRPr="00C67B0F" w:rsidDel="00975608">
          <w:rPr>
            <w:rFonts w:eastAsiaTheme="minorHAnsi"/>
          </w:rPr>
          <w:delText>backed up</w:delText>
        </w:r>
        <w:r w:rsidR="008C632E" w:rsidRPr="00C67B0F" w:rsidDel="00975608">
          <w:rPr>
            <w:rFonts w:eastAsiaTheme="minorHAnsi"/>
          </w:rPr>
          <w:delText>/replicated*&gt;</w:delText>
        </w:r>
        <w:r w:rsidR="001302ED" w:rsidRPr="00C67B0F" w:rsidDel="00975608">
          <w:rPr>
            <w:rFonts w:eastAsiaTheme="minorHAnsi"/>
          </w:rPr>
          <w:delText xml:space="preserve"> to </w:delText>
        </w:r>
        <w:r w:rsidR="0075310F" w:rsidRPr="00C67B0F" w:rsidDel="00975608">
          <w:rPr>
            <w:rFonts w:eastAsiaTheme="minorHAnsi"/>
          </w:rPr>
          <w:delText xml:space="preserve">&lt;backup-location&gt; </w:delText>
        </w:r>
        <w:r w:rsidR="001D25F0" w:rsidRPr="00C67B0F" w:rsidDel="00975608">
          <w:rPr>
            <w:rFonts w:eastAsiaTheme="minorHAnsi"/>
          </w:rPr>
          <w:delText>&lt;hourly/daily/</w:delText>
        </w:r>
        <w:r w:rsidR="006D0F06" w:rsidRPr="00C67B0F" w:rsidDel="00975608">
          <w:rPr>
            <w:rFonts w:eastAsiaTheme="minorHAnsi"/>
          </w:rPr>
          <w:delText>nightly</w:delText>
        </w:r>
        <w:r w:rsidR="005E08FC" w:rsidRPr="00C67B0F" w:rsidDel="00975608">
          <w:rPr>
            <w:rFonts w:eastAsiaTheme="minorHAnsi"/>
          </w:rPr>
          <w:delText>/</w:delText>
        </w:r>
        <w:r w:rsidR="001D25F0" w:rsidRPr="00C67B0F" w:rsidDel="00975608">
          <w:rPr>
            <w:rFonts w:eastAsiaTheme="minorHAnsi"/>
          </w:rPr>
          <w:delText xml:space="preserve">every </w:delText>
        </w:r>
        <w:r w:rsidR="00E97F0D" w:rsidRPr="00C67B0F" w:rsidDel="00975608">
          <w:rPr>
            <w:rFonts w:eastAsiaTheme="minorHAnsi"/>
          </w:rPr>
          <w:delText>n hours</w:delText>
        </w:r>
        <w:r w:rsidR="00AC3812" w:rsidRPr="00C67B0F" w:rsidDel="00975608">
          <w:rPr>
            <w:rFonts w:eastAsiaTheme="minorHAnsi"/>
          </w:rPr>
          <w:delText>/continually</w:delText>
        </w:r>
        <w:r w:rsidR="00E97F0D" w:rsidRPr="00C67B0F" w:rsidDel="00975608">
          <w:rPr>
            <w:rFonts w:eastAsiaTheme="minorHAnsi"/>
          </w:rPr>
          <w:delText>*</w:delText>
        </w:r>
        <w:r w:rsidR="008207F0" w:rsidRPr="00C67B0F" w:rsidDel="00975608">
          <w:rPr>
            <w:rFonts w:eastAsiaTheme="minorHAnsi"/>
          </w:rPr>
          <w:delText>&gt;</w:delText>
        </w:r>
        <w:r w:rsidR="0030785D" w:rsidRPr="00C67B0F" w:rsidDel="00975608">
          <w:rPr>
            <w:rFonts w:eastAsiaTheme="minorHAnsi"/>
          </w:rPr>
          <w:delText>.</w:delText>
        </w:r>
        <w:r w:rsidR="00E97F0D" w:rsidRPr="00C67B0F" w:rsidDel="00975608">
          <w:rPr>
            <w:rFonts w:eastAsiaTheme="minorHAnsi"/>
          </w:rPr>
          <w:delText xml:space="preserve"> </w:delText>
        </w:r>
        <w:r w:rsidR="0030785D" w:rsidRPr="00C67B0F" w:rsidDel="00975608">
          <w:rPr>
            <w:rFonts w:eastAsiaTheme="minorHAnsi"/>
          </w:rPr>
          <w:delText xml:space="preserve">Data backups are retained for </w:delText>
        </w:r>
        <w:r w:rsidR="00370231" w:rsidRPr="00C67B0F" w:rsidDel="00975608">
          <w:rPr>
            <w:rFonts w:eastAsiaTheme="minorHAnsi"/>
          </w:rPr>
          <w:delText>&lt;</w:delText>
        </w:r>
        <w:r w:rsidR="005E08FC" w:rsidRPr="00C67B0F" w:rsidDel="00975608">
          <w:rPr>
            <w:rFonts w:eastAsiaTheme="minorHAnsi"/>
          </w:rPr>
          <w:delText>n&gt; days.</w:delText>
        </w:r>
      </w:del>
    </w:p>
    <w:p w14:paraId="2514AEE3" w14:textId="2E315864" w:rsidR="007E683F" w:rsidRPr="00C67B0F" w:rsidRDefault="0015552A" w:rsidP="004F52BF">
      <w:pPr>
        <w:pStyle w:val="ListParagraph"/>
        <w:numPr>
          <w:ilvl w:val="0"/>
          <w:numId w:val="10"/>
        </w:numPr>
        <w:rPr>
          <w:rFonts w:eastAsiaTheme="minorHAnsi"/>
        </w:rPr>
      </w:pPr>
      <w:r w:rsidRPr="00C67B0F">
        <w:rPr>
          <w:rFonts w:eastAsiaTheme="minorHAnsi"/>
          <w:b/>
          <w:bCs/>
        </w:rPr>
        <w:t xml:space="preserve">Disaster Recovery (DR): </w:t>
      </w:r>
      <w:del w:id="56" w:author="Fedoryczuk, Jim (Turnberry)" w:date="2022-01-27T13:41:00Z">
        <w:r w:rsidR="00E14FC3" w:rsidRPr="00C67B0F" w:rsidDel="00D7396D">
          <w:rPr>
            <w:rFonts w:eastAsiaTheme="minorHAnsi"/>
          </w:rPr>
          <w:delText>&lt;</w:delText>
        </w:r>
      </w:del>
      <w:r w:rsidR="0015017D" w:rsidRPr="00C67B0F">
        <w:rPr>
          <w:rFonts w:eastAsiaTheme="minorHAnsi"/>
        </w:rPr>
        <w:t xml:space="preserve">No provision is made for disaster recovery because </w:t>
      </w:r>
      <w:ins w:id="57" w:author="Fedoryczuk, Jim (Turnberry)" w:date="2022-01-27T13:41:00Z">
        <w:r w:rsidR="00D7396D" w:rsidRPr="00C67B0F">
          <w:rPr>
            <w:rFonts w:eastAsiaTheme="minorHAnsi"/>
          </w:rPr>
          <w:t xml:space="preserve">the </w:t>
        </w:r>
      </w:ins>
      <w:ins w:id="58" w:author="Fedoryczuk, Jim (Turnberry)" w:date="2022-01-27T13:42:00Z">
        <w:r w:rsidR="00C67B0F" w:rsidRPr="00C67B0F">
          <w:rPr>
            <w:rFonts w:eastAsiaTheme="minorHAnsi"/>
          </w:rPr>
          <w:t xml:space="preserve">output of the BIA does not require DR </w:t>
        </w:r>
      </w:ins>
      <w:del w:id="59" w:author="Fedoryczuk, Jim (Turnberry)" w:date="2022-01-27T13:42:00Z">
        <w:r w:rsidR="0015017D" w:rsidRPr="00C67B0F" w:rsidDel="00C67B0F">
          <w:rPr>
            <w:rFonts w:eastAsiaTheme="minorHAnsi"/>
          </w:rPr>
          <w:delText>&lt;</w:delText>
        </w:r>
        <w:r w:rsidR="0060729B" w:rsidRPr="00C67B0F" w:rsidDel="00C67B0F">
          <w:rPr>
            <w:rFonts w:eastAsiaTheme="minorHAnsi"/>
          </w:rPr>
          <w:delText xml:space="preserve">EXPLAIN why </w:delText>
        </w:r>
        <w:r w:rsidR="0015017D" w:rsidRPr="00C67B0F" w:rsidDel="00C67B0F">
          <w:rPr>
            <w:rFonts w:eastAsiaTheme="minorHAnsi"/>
          </w:rPr>
          <w:delText>DR is not required</w:delText>
        </w:r>
        <w:r w:rsidR="0060729B" w:rsidRPr="00C67B0F" w:rsidDel="00C67B0F">
          <w:rPr>
            <w:rFonts w:eastAsiaTheme="minorHAnsi"/>
          </w:rPr>
          <w:delText>.</w:delText>
        </w:r>
        <w:r w:rsidR="0015017D" w:rsidRPr="00C67B0F" w:rsidDel="00C67B0F">
          <w:rPr>
            <w:rFonts w:eastAsiaTheme="minorHAnsi"/>
          </w:rPr>
          <w:delText>&gt;</w:delText>
        </w:r>
        <w:r w:rsidR="0060729B" w:rsidRPr="00C67B0F" w:rsidDel="00C67B0F">
          <w:rPr>
            <w:rFonts w:eastAsiaTheme="minorHAnsi"/>
          </w:rPr>
          <w:delText xml:space="preserve"> / </w:delText>
        </w:r>
        <w:r w:rsidR="00E14FC3" w:rsidRPr="00C67B0F" w:rsidDel="00C67B0F">
          <w:rPr>
            <w:rFonts w:eastAsiaTheme="minorHAnsi"/>
          </w:rPr>
          <w:delText xml:space="preserve">In the event of a catastrophic system failure, a disaster recovery standby facility is provided to enable operations to failover </w:delText>
        </w:r>
        <w:r w:rsidR="003031AA" w:rsidRPr="00C67B0F" w:rsidDel="00C67B0F">
          <w:rPr>
            <w:rFonts w:eastAsiaTheme="minorHAnsi"/>
          </w:rPr>
          <w:delText>&lt;</w:delText>
        </w:r>
        <w:r w:rsidR="00E14FC3" w:rsidRPr="00C67B0F" w:rsidDel="00C67B0F">
          <w:rPr>
            <w:rFonts w:eastAsiaTheme="minorHAnsi"/>
          </w:rPr>
          <w:delText xml:space="preserve">within </w:delText>
        </w:r>
        <w:commentRangeStart w:id="60"/>
        <w:r w:rsidR="00E14FC3" w:rsidRPr="00C67B0F" w:rsidDel="00C67B0F">
          <w:rPr>
            <w:rFonts w:eastAsiaTheme="minorHAnsi"/>
          </w:rPr>
          <w:delText>n</w:delText>
        </w:r>
        <w:commentRangeEnd w:id="60"/>
        <w:r w:rsidR="007B28B1" w:rsidRPr="00C67B0F" w:rsidDel="00C67B0F">
          <w:rPr>
            <w:rStyle w:val="CommentReference"/>
            <w:rFonts w:eastAsiaTheme="minorHAnsi" w:cstheme="minorBidi"/>
          </w:rPr>
          <w:commentReference w:id="60"/>
        </w:r>
        <w:r w:rsidR="00E14FC3" w:rsidRPr="00C67B0F" w:rsidDel="00C67B0F">
          <w:rPr>
            <w:rFonts w:eastAsiaTheme="minorHAnsi"/>
          </w:rPr>
          <w:delText xml:space="preserve"> &lt;minutes/hours/days</w:delText>
        </w:r>
        <w:r w:rsidR="003031AA" w:rsidRPr="00C67B0F" w:rsidDel="00C67B0F">
          <w:rPr>
            <w:rFonts w:eastAsiaTheme="minorHAnsi"/>
          </w:rPr>
          <w:delText>/immediately</w:delText>
        </w:r>
        <w:r w:rsidR="00E14FC3" w:rsidRPr="00C67B0F" w:rsidDel="00C67B0F">
          <w:rPr>
            <w:rFonts w:eastAsiaTheme="minorHAnsi"/>
          </w:rPr>
          <w:delText>*&gt;</w:delText>
        </w:r>
        <w:r w:rsidR="00501A72" w:rsidRPr="00C67B0F" w:rsidDel="00C67B0F">
          <w:rPr>
            <w:rFonts w:eastAsiaTheme="minorHAnsi"/>
          </w:rPr>
          <w:delText>*</w:delText>
        </w:r>
        <w:r w:rsidR="00445842" w:rsidRPr="00C67B0F" w:rsidDel="00C67B0F">
          <w:rPr>
            <w:rFonts w:eastAsiaTheme="minorHAnsi"/>
          </w:rPr>
          <w:delText>&gt;</w:delText>
        </w:r>
        <w:r w:rsidR="00486870" w:rsidRPr="00C67B0F" w:rsidDel="00C67B0F">
          <w:rPr>
            <w:rFonts w:eastAsiaTheme="minorHAnsi"/>
          </w:rPr>
          <w:delText>.</w:delText>
        </w:r>
      </w:del>
    </w:p>
    <w:p w14:paraId="40FE696C" w14:textId="74983AC6" w:rsidR="00E43653" w:rsidRDefault="00931AC5" w:rsidP="00E43653">
      <w:pPr>
        <w:spacing w:before="240"/>
      </w:pPr>
      <w:del w:id="61" w:author="Fedoryczuk, Jim (Turnberry)" w:date="2022-01-27T13:42:00Z">
        <w:r w:rsidRPr="007B28B1" w:rsidDel="00C67B0F">
          <w:rPr>
            <w:highlight w:val="yellow"/>
          </w:rPr>
          <w:delText xml:space="preserve">See </w:delText>
        </w:r>
        <w:r w:rsidR="005938F0" w:rsidRPr="007B28B1" w:rsidDel="00C67B0F">
          <w:rPr>
            <w:highlight w:val="yellow"/>
          </w:rPr>
          <w:delText xml:space="preserve">the </w:delText>
        </w:r>
        <w:r w:rsidRPr="007B28B1" w:rsidDel="00C67B0F">
          <w:rPr>
            <w:highlight w:val="yellow"/>
          </w:rPr>
          <w:delText>section</w:delText>
        </w:r>
        <w:r w:rsidR="00F21172" w:rsidRPr="007B28B1" w:rsidDel="00C67B0F">
          <w:rPr>
            <w:highlight w:val="yellow"/>
          </w:rPr>
          <w:delText xml:space="preserve">s </w:delText>
        </w:r>
        <w:r w:rsidR="005938F0" w:rsidRPr="007B28B1" w:rsidDel="00C67B0F">
          <w:rPr>
            <w:highlight w:val="yellow"/>
          </w:rPr>
          <w:delText xml:space="preserve">“High Availability/Resiliency/COOP/BCP/DR Description”, </w:delText>
        </w:r>
        <w:r w:rsidR="00F21172" w:rsidRPr="007B28B1" w:rsidDel="00C67B0F">
          <w:rPr>
            <w:highlight w:val="yellow"/>
          </w:rPr>
          <w:delText xml:space="preserve">“Application Recovery Plan” and </w:delText>
        </w:r>
        <w:r w:rsidR="008B48ED" w:rsidRPr="007B28B1" w:rsidDel="00C67B0F">
          <w:rPr>
            <w:highlight w:val="yellow"/>
          </w:rPr>
          <w:delText>“</w:delText>
        </w:r>
        <w:r w:rsidR="00D63FD6" w:rsidRPr="007B28B1" w:rsidDel="00C67B0F">
          <w:rPr>
            <w:highlight w:val="yellow"/>
          </w:rPr>
          <w:delText>Business Continuity</w:delText>
        </w:r>
        <w:r w:rsidR="008B48ED" w:rsidRPr="007B28B1" w:rsidDel="00C67B0F">
          <w:rPr>
            <w:highlight w:val="yellow"/>
          </w:rPr>
          <w:delText xml:space="preserve">” </w:delText>
        </w:r>
        <w:r w:rsidR="00C44549" w:rsidRPr="007B28B1" w:rsidDel="00C67B0F">
          <w:rPr>
            <w:highlight w:val="yellow"/>
          </w:rPr>
          <w:delText xml:space="preserve">in this document </w:delText>
        </w:r>
        <w:r w:rsidR="008B48ED" w:rsidRPr="007B28B1" w:rsidDel="00C67B0F">
          <w:rPr>
            <w:highlight w:val="yellow"/>
          </w:rPr>
          <w:delText>for a description of the provision</w:delText>
        </w:r>
        <w:r w:rsidR="00D2779F" w:rsidRPr="007B28B1" w:rsidDel="00C67B0F">
          <w:rPr>
            <w:highlight w:val="yellow"/>
          </w:rPr>
          <w:delText>s</w:delText>
        </w:r>
        <w:r w:rsidR="008B48ED" w:rsidRPr="007B28B1" w:rsidDel="00C67B0F">
          <w:rPr>
            <w:highlight w:val="yellow"/>
          </w:rPr>
          <w:delText xml:space="preserve"> made for </w:delText>
        </w:r>
        <w:r w:rsidR="002C2E92" w:rsidRPr="007B28B1" w:rsidDel="00C67B0F">
          <w:rPr>
            <w:highlight w:val="yellow"/>
          </w:rPr>
          <w:delText xml:space="preserve">resilience and </w:delText>
        </w:r>
        <w:r w:rsidR="00C931FB" w:rsidRPr="007B28B1" w:rsidDel="00C67B0F">
          <w:rPr>
            <w:highlight w:val="yellow"/>
          </w:rPr>
          <w:delText xml:space="preserve">service </w:delText>
        </w:r>
        <w:r w:rsidR="002C2E92" w:rsidRPr="007B28B1" w:rsidDel="00C67B0F">
          <w:rPr>
            <w:highlight w:val="yellow"/>
          </w:rPr>
          <w:delText>continuity</w:delText>
        </w:r>
        <w:r w:rsidR="00C31403" w:rsidRPr="007B28B1" w:rsidDel="00C67B0F">
          <w:rPr>
            <w:highlight w:val="yellow"/>
          </w:rPr>
          <w:delText>.</w:delText>
        </w:r>
      </w:del>
    </w:p>
    <w:p w14:paraId="10EDE903" w14:textId="4E75A42B" w:rsidR="0039571B" w:rsidRPr="00166E0B" w:rsidRDefault="0039571B" w:rsidP="0041268F">
      <w:pPr>
        <w:pStyle w:val="Heading2"/>
      </w:pPr>
      <w:bookmarkStart w:id="62" w:name="_Toc64965021"/>
      <w:r w:rsidRPr="00166E0B">
        <w:t>Externali</w:t>
      </w:r>
      <w:r w:rsidR="0057121E" w:rsidRPr="00166E0B">
        <w:t>s</w:t>
      </w:r>
      <w:r w:rsidRPr="00166E0B">
        <w:t xml:space="preserve">ation </w:t>
      </w:r>
      <w:r w:rsidR="00516CFF" w:rsidRPr="00166E0B">
        <w:t>Statement</w:t>
      </w:r>
      <w:bookmarkEnd w:id="62"/>
    </w:p>
    <w:p w14:paraId="77D0EB62" w14:textId="6630D298" w:rsidR="008A4997" w:rsidRPr="00166E0B" w:rsidRDefault="00F2588D" w:rsidP="00BA7C9F">
      <w:r w:rsidRPr="00166E0B">
        <w:t xml:space="preserve">The </w:t>
      </w:r>
      <w:r w:rsidR="009E09BF">
        <w:t xml:space="preserve">MetWorx\GitHub </w:t>
      </w:r>
      <w:r w:rsidR="00167B89">
        <w:t xml:space="preserve">solution </w:t>
      </w:r>
      <w:r w:rsidR="00682EFA" w:rsidRPr="00166E0B">
        <w:t xml:space="preserve">will </w:t>
      </w:r>
      <w:r w:rsidR="00493DAC" w:rsidRPr="00166E0B">
        <w:t>no</w:t>
      </w:r>
      <w:r w:rsidR="00682EFA" w:rsidRPr="00166E0B">
        <w:t>t</w:t>
      </w:r>
      <w:r w:rsidR="00493DAC" w:rsidRPr="00166E0B">
        <w:t xml:space="preserve"> </w:t>
      </w:r>
      <w:r w:rsidR="00C85718" w:rsidRPr="00166E0B">
        <w:t xml:space="preserve">be accessed </w:t>
      </w:r>
      <w:r w:rsidR="00256527" w:rsidRPr="00166E0B">
        <w:t>by</w:t>
      </w:r>
      <w:r w:rsidR="00493DAC" w:rsidRPr="00166E0B">
        <w:t xml:space="preserve"> external users</w:t>
      </w:r>
      <w:r w:rsidR="000E5C4C" w:rsidRPr="00166E0B">
        <w:t>.</w:t>
      </w:r>
    </w:p>
    <w:p w14:paraId="647DE1C2" w14:textId="708E2119" w:rsidR="00417F24" w:rsidRPr="00166E0B" w:rsidRDefault="00417F24" w:rsidP="00F3275A"/>
    <w:p w14:paraId="4C4ABB99" w14:textId="77777777" w:rsidR="00C21451" w:rsidRPr="00166E0B" w:rsidRDefault="00516CFF" w:rsidP="00EC65D1">
      <w:pPr>
        <w:pStyle w:val="Heading1"/>
      </w:pPr>
      <w:bookmarkStart w:id="63" w:name="_Toc64965022"/>
      <w:bookmarkEnd w:id="1"/>
      <w:r w:rsidRPr="00166E0B">
        <w:lastRenderedPageBreak/>
        <w:t>Architecture Alignment</w:t>
      </w:r>
      <w:bookmarkEnd w:id="63"/>
    </w:p>
    <w:p w14:paraId="61281EF6" w14:textId="77777777" w:rsidR="00F97115" w:rsidRPr="00166E0B" w:rsidRDefault="00F97115" w:rsidP="0041268F">
      <w:pPr>
        <w:pStyle w:val="Heading2"/>
      </w:pPr>
      <w:bookmarkStart w:id="64" w:name="_Toc64965023"/>
      <w:r w:rsidRPr="00166E0B">
        <w:t>Alignment to EA Principles</w:t>
      </w:r>
      <w:bookmarkEnd w:id="64"/>
    </w:p>
    <w:p w14:paraId="385C5DB0" w14:textId="77777777" w:rsidR="0086577C" w:rsidRPr="00166E0B" w:rsidRDefault="0086577C" w:rsidP="0086577C">
      <w:r w:rsidRPr="00166E0B">
        <w:t>The proposed solution addresses the AstraZeneca Enterprise Architecture principles as follows:</w:t>
      </w:r>
    </w:p>
    <w:p w14:paraId="4A82FEF4" w14:textId="520AA741" w:rsidR="0086577C" w:rsidRPr="00166E0B" w:rsidRDefault="0086577C" w:rsidP="00877110">
      <w:pPr>
        <w:pStyle w:val="StyleListParagraphBold"/>
        <w:numPr>
          <w:ilvl w:val="0"/>
          <w:numId w:val="4"/>
        </w:numPr>
      </w:pPr>
      <w:r w:rsidRPr="00166E0B">
        <w:t>Enterprise First:</w:t>
      </w:r>
      <w:r w:rsidR="009E09BF">
        <w:t xml:space="preserve"> </w:t>
      </w:r>
      <w:r w:rsidRPr="00166E0B">
        <w:t xml:space="preserve"> </w:t>
      </w:r>
      <w:r w:rsidR="009E09BF">
        <w:rPr>
          <w:b w:val="0"/>
        </w:rPr>
        <w:t xml:space="preserve">The MetWorx\GitHub solution </w:t>
      </w:r>
      <w:r w:rsidR="00B61BA7">
        <w:rPr>
          <w:b w:val="0"/>
        </w:rPr>
        <w:t>will be used to provide a more stable and flexible cloud based environment to CPQP scientist perform analysis</w:t>
      </w:r>
      <w:r w:rsidR="00F509F0" w:rsidRPr="00166E0B">
        <w:rPr>
          <w:b w:val="0"/>
        </w:rPr>
        <w:t>.</w:t>
      </w:r>
    </w:p>
    <w:p w14:paraId="1E7BC490" w14:textId="480CAD2D" w:rsidR="0086577C" w:rsidRPr="00166E0B" w:rsidRDefault="0086577C" w:rsidP="00877110">
      <w:pPr>
        <w:pStyle w:val="StyleListParagraphBold2"/>
        <w:numPr>
          <w:ilvl w:val="0"/>
          <w:numId w:val="4"/>
        </w:numPr>
      </w:pPr>
      <w:r w:rsidRPr="00166E0B">
        <w:rPr>
          <w:b/>
        </w:rPr>
        <w:t>Steward the Enterprise:</w:t>
      </w:r>
      <w:r w:rsidRPr="00166E0B">
        <w:t xml:space="preserve"> </w:t>
      </w:r>
      <w:r w:rsidR="00B61BA7">
        <w:t xml:space="preserve"> This solution uses existing AZ enterprise solutions (AWS- GitHub) </w:t>
      </w:r>
      <w:r w:rsidR="006207FE">
        <w:t>that can be incorporated with existing f</w:t>
      </w:r>
      <w:r w:rsidR="00797217" w:rsidRPr="00166E0B">
        <w:rPr>
          <w:bCs w:val="0"/>
        </w:rPr>
        <w:t>rameworks, processes and collaboration models</w:t>
      </w:r>
      <w:r w:rsidR="006207FE">
        <w:rPr>
          <w:bCs w:val="0"/>
        </w:rPr>
        <w:t>.</w:t>
      </w:r>
    </w:p>
    <w:p w14:paraId="0D308DB3" w14:textId="007C4B81" w:rsidR="0086577C" w:rsidRPr="00166E0B" w:rsidRDefault="0086577C" w:rsidP="00877110">
      <w:pPr>
        <w:pStyle w:val="StyleListParagraphNotBold"/>
        <w:numPr>
          <w:ilvl w:val="0"/>
          <w:numId w:val="4"/>
        </w:numPr>
      </w:pPr>
      <w:r w:rsidRPr="00166E0B">
        <w:rPr>
          <w:b/>
        </w:rPr>
        <w:t>Foster Reuse:</w:t>
      </w:r>
      <w:r w:rsidRPr="00166E0B">
        <w:t xml:space="preserve"> </w:t>
      </w:r>
      <w:r w:rsidR="006207FE">
        <w:rPr>
          <w:bCs/>
        </w:rPr>
        <w:t xml:space="preserve">The MetWorx\GitHub solution provides a specific platform for the CPQP team, it </w:t>
      </w:r>
      <w:r w:rsidR="00A574F2">
        <w:rPr>
          <w:bCs/>
        </w:rPr>
        <w:t>cannot</w:t>
      </w:r>
      <w:r w:rsidR="006207FE">
        <w:rPr>
          <w:bCs/>
        </w:rPr>
        <w:t xml:space="preserve"> be reused.</w:t>
      </w:r>
    </w:p>
    <w:p w14:paraId="1AB8C726" w14:textId="343C0D71" w:rsidR="0086577C" w:rsidRPr="00166E0B" w:rsidRDefault="0086577C" w:rsidP="00877110">
      <w:pPr>
        <w:pStyle w:val="StyleListParagraphNotBold"/>
        <w:numPr>
          <w:ilvl w:val="0"/>
          <w:numId w:val="4"/>
        </w:numPr>
        <w:rPr>
          <w:b/>
        </w:rPr>
      </w:pPr>
      <w:r w:rsidRPr="00166E0B">
        <w:rPr>
          <w:b/>
        </w:rPr>
        <w:t>Align to Business Strategy and Value:</w:t>
      </w:r>
      <w:r w:rsidRPr="00166E0B">
        <w:t xml:space="preserve"> </w:t>
      </w:r>
      <w:r w:rsidR="00DC28CC">
        <w:t xml:space="preserve"> The MetWorx\GitHub has been developed </w:t>
      </w:r>
      <w:r w:rsidR="00A225E8">
        <w:t>to meet validation and GxP requirements</w:t>
      </w:r>
      <w:r w:rsidR="00A225E8">
        <w:rPr>
          <w:bCs/>
        </w:rPr>
        <w:t xml:space="preserve"> for use of clinical data.</w:t>
      </w:r>
    </w:p>
    <w:p w14:paraId="3DBCBC58" w14:textId="67CAD630" w:rsidR="0086577C" w:rsidRPr="00166E0B" w:rsidRDefault="0086577C" w:rsidP="00877110">
      <w:pPr>
        <w:pStyle w:val="StyleListParagraphNotBold"/>
        <w:numPr>
          <w:ilvl w:val="0"/>
          <w:numId w:val="4"/>
        </w:numPr>
      </w:pPr>
      <w:r w:rsidRPr="00166E0B">
        <w:rPr>
          <w:b/>
        </w:rPr>
        <w:t>Design for Change:</w:t>
      </w:r>
      <w:r w:rsidRPr="00166E0B">
        <w:t xml:space="preserve"> </w:t>
      </w:r>
      <w:r w:rsidR="00DC28CC">
        <w:rPr>
          <w:bCs/>
        </w:rPr>
        <w:t>The MetWorx\GitHub solution has its own lifecycle from the vendor (Metrum). AstraZeneca has a service agreement to provide and support version upgrades.</w:t>
      </w:r>
    </w:p>
    <w:p w14:paraId="0C925703" w14:textId="3CD55A1E" w:rsidR="0086577C" w:rsidRPr="00166E0B" w:rsidRDefault="0086577C" w:rsidP="00877110">
      <w:pPr>
        <w:pStyle w:val="StyleListParagraphNotBold"/>
        <w:numPr>
          <w:ilvl w:val="0"/>
          <w:numId w:val="4"/>
        </w:numPr>
      </w:pPr>
      <w:r w:rsidRPr="00166E0B">
        <w:rPr>
          <w:b/>
        </w:rPr>
        <w:t>Customer-Centric Design:</w:t>
      </w:r>
      <w:r w:rsidRPr="00166E0B">
        <w:t xml:space="preserve"> </w:t>
      </w:r>
      <w:r w:rsidR="00DC28CC">
        <w:t>Both MetWorx and GitHub b</w:t>
      </w:r>
      <w:r w:rsidR="00011210">
        <w:t>o</w:t>
      </w:r>
      <w:r w:rsidR="00DC28CC">
        <w:t xml:space="preserve">th provide </w:t>
      </w:r>
      <w:r w:rsidR="00011210">
        <w:t xml:space="preserve">a </w:t>
      </w:r>
      <w:r w:rsidR="00DC28CC">
        <w:t xml:space="preserve">dashboard </w:t>
      </w:r>
      <w:r w:rsidR="00011210">
        <w:t xml:space="preserve">and CLI interface to provide an intuitive platform to conduct analysis </w:t>
      </w:r>
    </w:p>
    <w:p w14:paraId="6520B5CD" w14:textId="31A4901A" w:rsidR="0086577C" w:rsidRPr="00166E0B" w:rsidRDefault="0086577C" w:rsidP="00877110">
      <w:pPr>
        <w:pStyle w:val="StyleListParagraphNotBold"/>
        <w:numPr>
          <w:ilvl w:val="0"/>
          <w:numId w:val="4"/>
        </w:numPr>
      </w:pPr>
      <w:r w:rsidRPr="00166E0B">
        <w:rPr>
          <w:b/>
        </w:rPr>
        <w:t>Data is a Competitive Strategic Asset:</w:t>
      </w:r>
      <w:r w:rsidRPr="00166E0B">
        <w:t xml:space="preserve"> </w:t>
      </w:r>
      <w:r w:rsidR="00011210">
        <w:t xml:space="preserve">GitHub provides a check-in\check-out approach to accessing data to provide version control and data protection </w:t>
      </w:r>
    </w:p>
    <w:p w14:paraId="32EB5DA7" w14:textId="1A95035F" w:rsidR="0086577C" w:rsidRPr="00166E0B" w:rsidRDefault="0086577C" w:rsidP="00877110">
      <w:pPr>
        <w:pStyle w:val="StyleListParagraphNotBold"/>
        <w:numPr>
          <w:ilvl w:val="0"/>
          <w:numId w:val="4"/>
        </w:numPr>
      </w:pPr>
      <w:r w:rsidRPr="00166E0B">
        <w:rPr>
          <w:b/>
        </w:rPr>
        <w:t>Access Anytime, Anywhere from any Device:</w:t>
      </w:r>
      <w:r w:rsidRPr="00166E0B">
        <w:t xml:space="preserve"> </w:t>
      </w:r>
      <w:r w:rsidR="00011210">
        <w:t xml:space="preserve">MetWorx\GitHub </w:t>
      </w:r>
      <w:r w:rsidR="00A574F2">
        <w:t>c</w:t>
      </w:r>
      <w:r w:rsidR="00011210">
        <w:t>an be access via any browser</w:t>
      </w:r>
      <w:r w:rsidR="00A574F2">
        <w:t xml:space="preserve"> and any AZ approved devices</w:t>
      </w:r>
    </w:p>
    <w:p w14:paraId="0A74A3E4" w14:textId="3E336185" w:rsidR="0086577C" w:rsidRPr="00166E0B" w:rsidRDefault="0086577C" w:rsidP="00877110">
      <w:pPr>
        <w:pStyle w:val="StyleListParagraphNotBold"/>
        <w:numPr>
          <w:ilvl w:val="0"/>
          <w:numId w:val="4"/>
        </w:numPr>
      </w:pPr>
      <w:r w:rsidRPr="00166E0B">
        <w:rPr>
          <w:b/>
        </w:rPr>
        <w:t>Open but Compliant and Secure:</w:t>
      </w:r>
      <w:r w:rsidRPr="00166E0B">
        <w:t xml:space="preserve"> </w:t>
      </w:r>
      <w:r w:rsidR="000D009C">
        <w:t>MetWorx\GitHub will support AD based roles</w:t>
      </w:r>
    </w:p>
    <w:p w14:paraId="3ADF4532" w14:textId="3AE7ACA1" w:rsidR="00976B26" w:rsidRPr="00166E0B" w:rsidRDefault="0086577C" w:rsidP="00877110">
      <w:pPr>
        <w:pStyle w:val="StyleListParagraphNotBold"/>
        <w:numPr>
          <w:ilvl w:val="0"/>
          <w:numId w:val="4"/>
        </w:numPr>
        <w:rPr>
          <w:bCs/>
        </w:rPr>
      </w:pPr>
      <w:r w:rsidRPr="00166E0B">
        <w:rPr>
          <w:b/>
        </w:rPr>
        <w:t>Operational Readiness by Design:</w:t>
      </w:r>
      <w:r w:rsidRPr="00166E0B">
        <w:rPr>
          <w:bCs/>
        </w:rPr>
        <w:t xml:space="preserve"> </w:t>
      </w:r>
      <w:r w:rsidR="00DE7B77">
        <w:rPr>
          <w:bCs/>
        </w:rPr>
        <w:t>Short term support will be deliver</w:t>
      </w:r>
      <w:r w:rsidR="00FC505A">
        <w:rPr>
          <w:bCs/>
        </w:rPr>
        <w:t xml:space="preserve">ed by the project team until it is transitioned to the R&amp;D IT application support team </w:t>
      </w:r>
    </w:p>
    <w:p w14:paraId="379AACF9" w14:textId="77777777" w:rsidR="00BE3E6F" w:rsidRPr="00166E0B" w:rsidRDefault="00BE3E6F" w:rsidP="0041268F">
      <w:pPr>
        <w:pStyle w:val="Heading2"/>
      </w:pPr>
      <w:bookmarkStart w:id="65" w:name="_Toc64965024"/>
      <w:r w:rsidRPr="00166E0B">
        <w:t>Alignment to Strategies and Roadmaps</w:t>
      </w:r>
      <w:bookmarkEnd w:id="65"/>
    </w:p>
    <w:p w14:paraId="1B70DC69" w14:textId="00AB60E9" w:rsidR="00DE7012" w:rsidRDefault="00037A1D" w:rsidP="00AF2065">
      <w:r w:rsidRPr="00037A1D">
        <w:t xml:space="preserve">The solution supports the Capability Roadmap for </w:t>
      </w:r>
      <w:r w:rsidR="732B2E7B">
        <w:t>CPQP</w:t>
      </w:r>
      <w:r w:rsidRPr="00037A1D">
        <w:t xml:space="preserve"> within </w:t>
      </w:r>
      <w:r w:rsidR="732B2E7B">
        <w:t xml:space="preserve">Pre-clinical </w:t>
      </w:r>
    </w:p>
    <w:p w14:paraId="06978299" w14:textId="491483A3" w:rsidR="00F97115" w:rsidRPr="00166E0B" w:rsidRDefault="00F97115" w:rsidP="0041268F">
      <w:pPr>
        <w:pStyle w:val="Heading2"/>
      </w:pPr>
      <w:bookmarkStart w:id="66" w:name="_Toc64965025"/>
      <w:r w:rsidRPr="00166E0B">
        <w:t>Alignment to Standards</w:t>
      </w:r>
      <w:r w:rsidR="00BE3E6F" w:rsidRPr="00166E0B">
        <w:t xml:space="preserve"> </w:t>
      </w:r>
      <w:r w:rsidR="007B3EC6" w:rsidRPr="00166E0B">
        <w:t>and</w:t>
      </w:r>
      <w:r w:rsidR="00BE3E6F" w:rsidRPr="00166E0B">
        <w:t xml:space="preserve"> Reference Architectures</w:t>
      </w:r>
      <w:bookmarkEnd w:id="66"/>
    </w:p>
    <w:p w14:paraId="1117A524" w14:textId="5AACF96E" w:rsidR="00971CE3" w:rsidRPr="00166E0B" w:rsidRDefault="2B697D49" w:rsidP="0009478E">
      <w:r>
        <w:t>The</w:t>
      </w:r>
      <w:r w:rsidR="001A1238">
        <w:t xml:space="preserve"> </w:t>
      </w:r>
      <w:r>
        <w:t>solution aligns to the following standards:</w:t>
      </w:r>
    </w:p>
    <w:p w14:paraId="7ED105B4" w14:textId="5024D193" w:rsidR="00971CE3" w:rsidRPr="00166E0B" w:rsidRDefault="2B697D49" w:rsidP="76CECAEA">
      <w:pPr>
        <w:pStyle w:val="ListParagraph"/>
        <w:numPr>
          <w:ilvl w:val="0"/>
          <w:numId w:val="30"/>
        </w:numPr>
        <w:rPr>
          <w:rFonts w:eastAsiaTheme="minorEastAsia" w:cstheme="minorBidi"/>
          <w:szCs w:val="22"/>
        </w:rPr>
      </w:pPr>
      <w:r>
        <w:t>Cloud computing standards</w:t>
      </w:r>
    </w:p>
    <w:p w14:paraId="5D8655A9" w14:textId="71A84FF1" w:rsidR="00971CE3" w:rsidRPr="00166E0B" w:rsidRDefault="2B697D49" w:rsidP="76CECAEA">
      <w:pPr>
        <w:pStyle w:val="ListParagraph"/>
        <w:numPr>
          <w:ilvl w:val="0"/>
          <w:numId w:val="30"/>
        </w:numPr>
        <w:rPr>
          <w:rFonts w:eastAsiaTheme="minorEastAsia" w:cstheme="minorBidi"/>
          <w:szCs w:val="22"/>
        </w:rPr>
      </w:pPr>
      <w:r>
        <w:t>GitHub enterprise</w:t>
      </w:r>
    </w:p>
    <w:p w14:paraId="51AA2E89" w14:textId="618BF997" w:rsidR="00971CE3" w:rsidRPr="00166E0B" w:rsidRDefault="2B697D49" w:rsidP="76CECAEA">
      <w:pPr>
        <w:pStyle w:val="ListParagraph"/>
        <w:numPr>
          <w:ilvl w:val="0"/>
          <w:numId w:val="30"/>
        </w:numPr>
        <w:rPr>
          <w:rFonts w:eastAsiaTheme="minorEastAsia" w:cstheme="minorBidi"/>
          <w:szCs w:val="22"/>
        </w:rPr>
      </w:pPr>
      <w:r w:rsidRPr="76CECAEA">
        <w:rPr>
          <w:rFonts w:ascii="Calibri" w:eastAsia="Calibri" w:hAnsi="Calibri"/>
        </w:rPr>
        <w:t>Buy before build</w:t>
      </w:r>
    </w:p>
    <w:p w14:paraId="39B2CEAF" w14:textId="79FCED74" w:rsidR="00F97115" w:rsidRPr="00166E0B" w:rsidRDefault="007A1EB7" w:rsidP="0041268F">
      <w:pPr>
        <w:pStyle w:val="Heading2"/>
      </w:pPr>
      <w:bookmarkStart w:id="67" w:name="_Toc64965026"/>
      <w:r w:rsidRPr="00166E0B">
        <w:t xml:space="preserve">Development </w:t>
      </w:r>
      <w:r w:rsidR="007B3EC6" w:rsidRPr="00166E0B">
        <w:t>and</w:t>
      </w:r>
      <w:r w:rsidRPr="00166E0B">
        <w:t xml:space="preserve"> Delivery Model</w:t>
      </w:r>
      <w:bookmarkEnd w:id="67"/>
    </w:p>
    <w:p w14:paraId="054E9807" w14:textId="2071193D" w:rsidR="00120DD3" w:rsidRPr="00166E0B" w:rsidRDefault="00E3011D" w:rsidP="00E111A4">
      <w:pPr>
        <w:pStyle w:val="Heading3"/>
        <w:spacing w:before="240"/>
      </w:pPr>
      <w:bookmarkStart w:id="68" w:name="_Toc64965027"/>
      <w:r w:rsidRPr="00166E0B">
        <w:t>Development Lifecycle Model</w:t>
      </w:r>
      <w:bookmarkEnd w:id="68"/>
    </w:p>
    <w:p w14:paraId="529F6792" w14:textId="3839D46A" w:rsidR="00534077" w:rsidRPr="00166E0B" w:rsidRDefault="0078166A" w:rsidP="00534077">
      <w:r w:rsidRPr="00166E0B">
        <w:lastRenderedPageBreak/>
        <w:t xml:space="preserve">The system development lifecycle method used to develop the solution </w:t>
      </w:r>
      <w:r>
        <w:t>is</w:t>
      </w:r>
      <w:r w:rsidR="4960D513">
        <w:t xml:space="preserve"> </w:t>
      </w:r>
      <w:r>
        <w:t>Agile</w:t>
      </w:r>
    </w:p>
    <w:p w14:paraId="03696A6C" w14:textId="77777777" w:rsidR="00865C5F" w:rsidRPr="00166E0B" w:rsidRDefault="00865C5F" w:rsidP="00865C5F">
      <w:pPr>
        <w:pStyle w:val="Heading3"/>
      </w:pPr>
      <w:bookmarkStart w:id="69" w:name="_Toc64965028"/>
      <w:r w:rsidRPr="00166E0B">
        <w:t>Development Model</w:t>
      </w:r>
      <w:bookmarkEnd w:id="69"/>
    </w:p>
    <w:p w14:paraId="071E12CA" w14:textId="11701EE3" w:rsidR="00865C5F" w:rsidRPr="00166E0B" w:rsidRDefault="007F6095" w:rsidP="00865C5F">
      <w:r>
        <w:t xml:space="preserve">MetWorx and GitHub platform are </w:t>
      </w:r>
      <w:r w:rsidR="00865C5F" w:rsidRPr="00166E0B">
        <w:t xml:space="preserve">COTS developed by </w:t>
      </w:r>
      <w:r>
        <w:t>Metrum and GitHub</w:t>
      </w:r>
      <w:r w:rsidR="00865C5F" w:rsidRPr="00166E0B">
        <w:t>.</w:t>
      </w:r>
      <w:r>
        <w:t xml:space="preserve"> Once</w:t>
      </w:r>
      <w:r w:rsidR="5E4999F6">
        <w:t xml:space="preserve"> configuration is complete </w:t>
      </w:r>
      <w:r>
        <w:t xml:space="preserve">no customization of the software will need to be </w:t>
      </w:r>
      <w:r w:rsidR="006E6425">
        <w:t>performed.</w:t>
      </w:r>
    </w:p>
    <w:p w14:paraId="3577907A" w14:textId="4A5265D3" w:rsidR="003E5543" w:rsidRPr="00166E0B" w:rsidRDefault="001F3942" w:rsidP="009E4571">
      <w:pPr>
        <w:pStyle w:val="Heading3"/>
        <w:spacing w:before="240"/>
      </w:pPr>
      <w:bookmarkStart w:id="70" w:name="_Toc64965029"/>
      <w:r w:rsidRPr="00166E0B">
        <w:t>Delivery Model</w:t>
      </w:r>
      <w:bookmarkEnd w:id="70"/>
    </w:p>
    <w:p w14:paraId="1B933594" w14:textId="6C6215ED" w:rsidR="00603FF7" w:rsidRPr="00166E0B" w:rsidRDefault="00301D50" w:rsidP="006E6425">
      <w:r w:rsidRPr="00166E0B">
        <w:t xml:space="preserve">The </w:t>
      </w:r>
      <w:r w:rsidR="00FC08E1" w:rsidRPr="00166E0B">
        <w:t xml:space="preserve">service </w:t>
      </w:r>
      <w:r w:rsidR="006E6425">
        <w:t xml:space="preserve">is </w:t>
      </w:r>
      <w:r w:rsidR="00FC08E1" w:rsidRPr="00166E0B">
        <w:t>deliver</w:t>
      </w:r>
      <w:r w:rsidR="00830DF4" w:rsidRPr="00166E0B">
        <w:t>ed</w:t>
      </w:r>
      <w:r w:rsidR="00FC08E1" w:rsidRPr="00166E0B">
        <w:t xml:space="preserve"> </w:t>
      </w:r>
      <w:r w:rsidR="00A91CA1" w:rsidRPr="00166E0B">
        <w:t>to users through</w:t>
      </w:r>
      <w:r w:rsidR="006E6425">
        <w:t xml:space="preserve"> via a web based dashboards</w:t>
      </w:r>
      <w:r w:rsidR="6F73C4F8">
        <w:t>.</w:t>
      </w:r>
      <w:r w:rsidR="006E6425">
        <w:t xml:space="preserve"> </w:t>
      </w:r>
      <w:r w:rsidR="3468FBE4">
        <w:t>Th</w:t>
      </w:r>
      <w:r w:rsidR="006E6425">
        <w:t xml:space="preserve">e MetWorx dashboard will be externally hosted, but the </w:t>
      </w:r>
      <w:r w:rsidR="00BF345C">
        <w:t>GitHub</w:t>
      </w:r>
      <w:r w:rsidR="006E6425">
        <w:t xml:space="preserve"> enterprise server will be hosted on </w:t>
      </w:r>
      <w:r w:rsidR="52ACC8AE">
        <w:t>a</w:t>
      </w:r>
      <w:r w:rsidR="006E6425">
        <w:t>n AZ AWS VPC. All MetWorx instances will be hosted on the same AZ AWS VPC.</w:t>
      </w:r>
    </w:p>
    <w:p w14:paraId="738AF93C" w14:textId="77777777" w:rsidR="00A91CA1" w:rsidRPr="00166E0B" w:rsidRDefault="00A91CA1" w:rsidP="001F3942"/>
    <w:p w14:paraId="0F15D0E0" w14:textId="771EFC61" w:rsidR="00866D2C" w:rsidRPr="00166E0B" w:rsidRDefault="00C41718" w:rsidP="00EA497C">
      <w:pPr>
        <w:pStyle w:val="Heading1"/>
      </w:pPr>
      <w:bookmarkStart w:id="71" w:name="_Toc64965030"/>
      <w:r w:rsidRPr="00166E0B">
        <w:lastRenderedPageBreak/>
        <w:t>Solution Architecture</w:t>
      </w:r>
      <w:bookmarkEnd w:id="71"/>
    </w:p>
    <w:p w14:paraId="52FACB56" w14:textId="484EAFB1" w:rsidR="004808B7" w:rsidRPr="00166E0B" w:rsidRDefault="005A30F3" w:rsidP="0041268F">
      <w:pPr>
        <w:pStyle w:val="Heading2"/>
      </w:pPr>
      <w:bookmarkStart w:id="72" w:name="_Toc64965031"/>
      <w:r>
        <w:t>Conceptual</w:t>
      </w:r>
      <w:r w:rsidR="009065E7">
        <w:t xml:space="preserve"> and </w:t>
      </w:r>
      <w:r w:rsidR="00EF2D06" w:rsidRPr="00166E0B">
        <w:t xml:space="preserve">Logical </w:t>
      </w:r>
      <w:r w:rsidR="004808B7" w:rsidRPr="00166E0B">
        <w:t>Architecture</w:t>
      </w:r>
      <w:bookmarkEnd w:id="72"/>
    </w:p>
    <w:p w14:paraId="46F3021D" w14:textId="77562935" w:rsidR="00460256" w:rsidRPr="00166E0B" w:rsidRDefault="005163AB" w:rsidP="00460256">
      <w:pPr>
        <w:pStyle w:val="Heading3"/>
      </w:pPr>
      <w:bookmarkStart w:id="73" w:name="_Toc64965032"/>
      <w:r w:rsidRPr="00166E0B">
        <w:t xml:space="preserve">Conceptual </w:t>
      </w:r>
      <w:r w:rsidR="00F627D4">
        <w:t xml:space="preserve">Solution </w:t>
      </w:r>
      <w:r w:rsidRPr="00166E0B">
        <w:t>Architecture</w:t>
      </w:r>
      <w:bookmarkEnd w:id="73"/>
    </w:p>
    <w:p w14:paraId="2C47CE73" w14:textId="20659A51" w:rsidR="007A7680" w:rsidRDefault="004E7523" w:rsidP="008907B6">
      <w:r>
        <w:t xml:space="preserve">The Following solution will allow CPQP scientist to create </w:t>
      </w:r>
      <w:r w:rsidR="00711663">
        <w:t>workflows for analys</w:t>
      </w:r>
      <w:r w:rsidR="00B20CA4">
        <w:t>e</w:t>
      </w:r>
      <w:r w:rsidR="00711663">
        <w:t xml:space="preserve">s from the MetWorx Dashboard (top left corner). After the workflow is submitted via the dashboard, a </w:t>
      </w:r>
      <w:r w:rsidR="008907B6">
        <w:t>Linux</w:t>
      </w:r>
      <w:r w:rsidR="00711663">
        <w:t xml:space="preserve"> based EC2 instance will be launched on an AZ AWS VPC according to the specs specified through the workflow request submitted by the CPQP scientist. Once the EC2 instance is running, the CPQP scientist can logon </w:t>
      </w:r>
      <w:r w:rsidR="008907B6">
        <w:t>to the instance via Rconsole. CPQP users can also check data into GitHub via a browser which will them be used during CPQP analysis that will be performed on the MetWorx instance</w:t>
      </w:r>
    </w:p>
    <w:p w14:paraId="60F004F4" w14:textId="4E4C671B" w:rsidR="004E7523" w:rsidRPr="00166E0B" w:rsidRDefault="004E7523" w:rsidP="008907B6">
      <w:pPr>
        <w:jc w:val="center"/>
        <w:sectPr w:rsidR="004E7523" w:rsidRPr="00166E0B" w:rsidSect="00F90CB0">
          <w:footerReference w:type="default" r:id="rId20"/>
          <w:pgSz w:w="11906" w:h="16838"/>
          <w:pgMar w:top="2160" w:right="1418" w:bottom="2835" w:left="1418" w:header="1701" w:footer="1701" w:gutter="0"/>
          <w:cols w:space="708"/>
          <w:docGrid w:linePitch="360"/>
        </w:sectPr>
      </w:pPr>
      <w:r>
        <w:rPr>
          <w:noProof/>
        </w:rPr>
        <w:drawing>
          <wp:inline distT="0" distB="0" distL="0" distR="0" wp14:anchorId="641C4987" wp14:editId="51796B4E">
            <wp:extent cx="5750795" cy="3883231"/>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3023" cy="3891488"/>
                    </a:xfrm>
                    <a:prstGeom prst="rect">
                      <a:avLst/>
                    </a:prstGeom>
                  </pic:spPr>
                </pic:pic>
              </a:graphicData>
            </a:graphic>
          </wp:inline>
        </w:drawing>
      </w:r>
    </w:p>
    <w:p w14:paraId="57D7FE24" w14:textId="4FFA20A4" w:rsidR="004808B7" w:rsidRPr="00166E0B" w:rsidRDefault="00FF3602" w:rsidP="00D0183F">
      <w:pPr>
        <w:pStyle w:val="Heading3"/>
        <w:spacing w:before="240"/>
      </w:pPr>
      <w:bookmarkStart w:id="74" w:name="_Toc64965033"/>
      <w:r>
        <w:lastRenderedPageBreak/>
        <w:t>L</w:t>
      </w:r>
      <w:r w:rsidR="004808B7" w:rsidRPr="00166E0B">
        <w:t xml:space="preserve">ogical </w:t>
      </w:r>
      <w:r w:rsidR="00F627D4">
        <w:t xml:space="preserve">Solution </w:t>
      </w:r>
      <w:r w:rsidR="00E63426" w:rsidRPr="00166E0B">
        <w:t>Architecture</w:t>
      </w:r>
      <w:bookmarkEnd w:id="74"/>
    </w:p>
    <w:p w14:paraId="2D0648E1" w14:textId="1B71CD18" w:rsidR="003E1D47" w:rsidRPr="00166E0B" w:rsidRDefault="003E1D47" w:rsidP="003E1D47">
      <w:pPr>
        <w:pStyle w:val="Caption"/>
      </w:pPr>
      <w:r w:rsidRPr="00166E0B">
        <w:t>Logical Solution Architecture</w:t>
      </w:r>
    </w:p>
    <w:p w14:paraId="5B87FF73" w14:textId="77777777" w:rsidR="00FF3602" w:rsidRDefault="00FF3602" w:rsidP="00A020FF">
      <w:r>
        <w:rPr>
          <w:noProof/>
        </w:rPr>
        <w:drawing>
          <wp:inline distT="0" distB="0" distL="0" distR="0" wp14:anchorId="75A4290C" wp14:editId="35C7A4E6">
            <wp:extent cx="575945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44750"/>
                    </a:xfrm>
                    <a:prstGeom prst="rect">
                      <a:avLst/>
                    </a:prstGeom>
                  </pic:spPr>
                </pic:pic>
              </a:graphicData>
            </a:graphic>
          </wp:inline>
        </w:drawing>
      </w:r>
    </w:p>
    <w:p w14:paraId="586640C6" w14:textId="443CAE06" w:rsidR="00194F39" w:rsidRPr="00166E0B" w:rsidRDefault="004A392C" w:rsidP="0041268F">
      <w:pPr>
        <w:pStyle w:val="Heading2"/>
      </w:pPr>
      <w:bookmarkStart w:id="75" w:name="_Toc64965034"/>
      <w:r w:rsidRPr="00166E0B">
        <w:t>Technical Solution Architecture</w:t>
      </w:r>
      <w:bookmarkEnd w:id="75"/>
    </w:p>
    <w:p w14:paraId="02247E26" w14:textId="6D8CB140" w:rsidR="00A766D3" w:rsidRPr="00166E0B" w:rsidRDefault="00A766D3" w:rsidP="00A766D3">
      <w:pPr>
        <w:pStyle w:val="Heading3"/>
      </w:pPr>
      <w:bookmarkStart w:id="76" w:name="_Toc64965035"/>
      <w:r w:rsidRPr="00166E0B">
        <w:t>Solution Technologies and Lifecycle Status</w:t>
      </w:r>
      <w:bookmarkEnd w:id="76"/>
    </w:p>
    <w:p w14:paraId="71B3E05A" w14:textId="212239B2" w:rsidR="00E57224" w:rsidRPr="00166E0B" w:rsidRDefault="00E57224" w:rsidP="00DB7AC5">
      <w:pPr>
        <w:spacing w:after="240"/>
      </w:pPr>
      <w:r w:rsidRPr="00166E0B">
        <w:t xml:space="preserve">The technologies used in the solution are listed in </w:t>
      </w:r>
      <w:r w:rsidR="00F47271" w:rsidRPr="00166E0B">
        <w:t>the table</w:t>
      </w:r>
      <w:r w:rsidRPr="00166E0B">
        <w:t xml:space="preserve"> below, including their lifecycle status, as specified in the AstraZeneca Enterprise Architecture </w:t>
      </w:r>
      <w:hyperlink r:id="rId23" w:history="1">
        <w:r w:rsidRPr="00166E0B">
          <w:rPr>
            <w:rStyle w:val="Hyperlink"/>
          </w:rPr>
          <w:t>Technology Catalogue</w:t>
        </w:r>
      </w:hyperlink>
      <w:r w:rsidRPr="00166E0B">
        <w:t>.</w:t>
      </w:r>
    </w:p>
    <w:tbl>
      <w:tblPr>
        <w:tblStyle w:val="GridTable4-Accent1"/>
        <w:tblW w:w="0" w:type="auto"/>
        <w:jc w:val="center"/>
        <w:tblLook w:val="04A0" w:firstRow="1" w:lastRow="0" w:firstColumn="1" w:lastColumn="0" w:noHBand="0" w:noVBand="1"/>
      </w:tblPr>
      <w:tblGrid>
        <w:gridCol w:w="4679"/>
        <w:gridCol w:w="2268"/>
        <w:gridCol w:w="1978"/>
      </w:tblGrid>
      <w:tr w:rsidR="00E738AA" w:rsidRPr="00166E0B" w14:paraId="64C1481B" w14:textId="77777777" w:rsidTr="0061462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4679" w:type="dxa"/>
          </w:tcPr>
          <w:p w14:paraId="474BA8CC" w14:textId="0F79E740" w:rsidR="00E738AA" w:rsidRPr="00166E0B" w:rsidRDefault="00E738AA" w:rsidP="000B5157">
            <w:pPr>
              <w:rPr>
                <w:sz w:val="20"/>
                <w:szCs w:val="20"/>
              </w:rPr>
            </w:pPr>
            <w:r w:rsidRPr="00166E0B">
              <w:rPr>
                <w:sz w:val="20"/>
                <w:szCs w:val="20"/>
              </w:rPr>
              <w:t xml:space="preserve">Technology </w:t>
            </w:r>
          </w:p>
        </w:tc>
        <w:tc>
          <w:tcPr>
            <w:tcW w:w="2268" w:type="dxa"/>
          </w:tcPr>
          <w:p w14:paraId="3C977D3D" w14:textId="77777777" w:rsidR="00E738AA" w:rsidRPr="00166E0B" w:rsidRDefault="00E738AA" w:rsidP="000B5157">
            <w:pPr>
              <w:cnfStyle w:val="100000000000" w:firstRow="1" w:lastRow="0" w:firstColumn="0" w:lastColumn="0" w:oddVBand="0" w:evenVBand="0" w:oddHBand="0" w:evenHBand="0" w:firstRowFirstColumn="0" w:firstRowLastColumn="0" w:lastRowFirstColumn="0" w:lastRowLastColumn="0"/>
              <w:rPr>
                <w:sz w:val="20"/>
                <w:szCs w:val="20"/>
              </w:rPr>
            </w:pPr>
            <w:r w:rsidRPr="00166E0B">
              <w:rPr>
                <w:sz w:val="20"/>
                <w:szCs w:val="20"/>
              </w:rPr>
              <w:t>Domain Team</w:t>
            </w:r>
          </w:p>
        </w:tc>
        <w:tc>
          <w:tcPr>
            <w:tcW w:w="1978" w:type="dxa"/>
          </w:tcPr>
          <w:p w14:paraId="1AAC72EA" w14:textId="77777777" w:rsidR="00E738AA" w:rsidRPr="00166E0B" w:rsidRDefault="00E738AA" w:rsidP="000B5157">
            <w:pPr>
              <w:cnfStyle w:val="100000000000" w:firstRow="1" w:lastRow="0" w:firstColumn="0" w:lastColumn="0" w:oddVBand="0" w:evenVBand="0" w:oddHBand="0" w:evenHBand="0" w:firstRowFirstColumn="0" w:firstRowLastColumn="0" w:lastRowFirstColumn="0" w:lastRowLastColumn="0"/>
              <w:rPr>
                <w:sz w:val="20"/>
                <w:szCs w:val="20"/>
              </w:rPr>
            </w:pPr>
            <w:r w:rsidRPr="00166E0B">
              <w:rPr>
                <w:sz w:val="20"/>
                <w:szCs w:val="20"/>
              </w:rPr>
              <w:t>Lifecycle Status</w:t>
            </w:r>
          </w:p>
        </w:tc>
      </w:tr>
      <w:tr w:rsidR="0000650E" w:rsidRPr="00166E0B" w14:paraId="25187E78" w14:textId="77777777" w:rsidTr="00006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04CF57A1" w14:textId="5ADF7DEC" w:rsidR="00E738AA" w:rsidRPr="00166E0B" w:rsidRDefault="009144CF" w:rsidP="0000650E">
            <w:pPr>
              <w:spacing w:after="0"/>
              <w:rPr>
                <w:b w:val="0"/>
                <w:bCs w:val="0"/>
                <w:sz w:val="20"/>
                <w:szCs w:val="20"/>
              </w:rPr>
            </w:pPr>
            <w:r>
              <w:rPr>
                <w:b w:val="0"/>
                <w:bCs w:val="0"/>
                <w:sz w:val="20"/>
                <w:szCs w:val="20"/>
              </w:rPr>
              <w:t>AWS VPC</w:t>
            </w:r>
          </w:p>
        </w:tc>
        <w:tc>
          <w:tcPr>
            <w:tcW w:w="2268" w:type="dxa"/>
            <w:vAlign w:val="center"/>
          </w:tcPr>
          <w:p w14:paraId="2161781C" w14:textId="77777777" w:rsidR="00E738AA" w:rsidRPr="00166E0B" w:rsidRDefault="00E738AA" w:rsidP="0000650E">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166E0B">
              <w:rPr>
                <w:sz w:val="20"/>
                <w:szCs w:val="20"/>
              </w:rPr>
              <w:t>Infrastructure</w:t>
            </w:r>
          </w:p>
        </w:tc>
        <w:tc>
          <w:tcPr>
            <w:tcW w:w="1978" w:type="dxa"/>
            <w:vAlign w:val="center"/>
          </w:tcPr>
          <w:p w14:paraId="33497BA0" w14:textId="77BA9015" w:rsidR="00E738AA" w:rsidRPr="00166E0B" w:rsidRDefault="009144CF" w:rsidP="0000650E">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Invest</w:t>
            </w:r>
          </w:p>
        </w:tc>
      </w:tr>
      <w:tr w:rsidR="0000650E" w:rsidRPr="00166E0B" w14:paraId="32B06F0C" w14:textId="77777777" w:rsidTr="0000650E">
        <w:trPr>
          <w:jc w:val="center"/>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2D5FADE9" w14:textId="5C4F92AB" w:rsidR="00E738AA" w:rsidRPr="00166E0B" w:rsidRDefault="00E738AA" w:rsidP="0000650E">
            <w:pPr>
              <w:spacing w:after="0"/>
              <w:rPr>
                <w:b w:val="0"/>
                <w:bCs w:val="0"/>
                <w:sz w:val="20"/>
                <w:szCs w:val="20"/>
              </w:rPr>
            </w:pPr>
            <w:r w:rsidRPr="00166E0B">
              <w:rPr>
                <w:b w:val="0"/>
                <w:bCs w:val="0"/>
                <w:sz w:val="20"/>
                <w:szCs w:val="20"/>
              </w:rPr>
              <w:t>AWS EC2 (Linux RHE 7)</w:t>
            </w:r>
            <w:r w:rsidR="32E835E0" w:rsidRPr="76CECAEA">
              <w:rPr>
                <w:b w:val="0"/>
                <w:bCs w:val="0"/>
                <w:sz w:val="20"/>
                <w:szCs w:val="20"/>
              </w:rPr>
              <w:t xml:space="preserve"> (supplied by </w:t>
            </w:r>
            <w:r w:rsidR="00BF345C" w:rsidRPr="76CECAEA">
              <w:rPr>
                <w:b w:val="0"/>
                <w:bCs w:val="0"/>
                <w:sz w:val="20"/>
                <w:szCs w:val="20"/>
              </w:rPr>
              <w:t>MetWorx</w:t>
            </w:r>
            <w:r w:rsidR="32E835E0" w:rsidRPr="76CECAEA">
              <w:rPr>
                <w:b w:val="0"/>
                <w:bCs w:val="0"/>
                <w:sz w:val="20"/>
                <w:szCs w:val="20"/>
              </w:rPr>
              <w:t>)</w:t>
            </w:r>
          </w:p>
        </w:tc>
        <w:tc>
          <w:tcPr>
            <w:tcW w:w="2268" w:type="dxa"/>
            <w:vAlign w:val="center"/>
          </w:tcPr>
          <w:p w14:paraId="4A9F7E17" w14:textId="77777777" w:rsidR="00E738AA" w:rsidRPr="00166E0B" w:rsidRDefault="00E738AA" w:rsidP="0000650E">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166E0B">
              <w:rPr>
                <w:sz w:val="20"/>
                <w:szCs w:val="20"/>
              </w:rPr>
              <w:t>Infrastructure</w:t>
            </w:r>
          </w:p>
        </w:tc>
        <w:tc>
          <w:tcPr>
            <w:tcW w:w="1978" w:type="dxa"/>
            <w:vAlign w:val="center"/>
          </w:tcPr>
          <w:p w14:paraId="63B505E8" w14:textId="77777777" w:rsidR="00E738AA" w:rsidRPr="00166E0B" w:rsidRDefault="00E738AA" w:rsidP="0000650E">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166E0B">
              <w:rPr>
                <w:sz w:val="20"/>
                <w:szCs w:val="20"/>
              </w:rPr>
              <w:t>Invest</w:t>
            </w:r>
          </w:p>
        </w:tc>
      </w:tr>
      <w:tr w:rsidR="0000650E" w:rsidRPr="00166E0B" w14:paraId="38E0A17F" w14:textId="77777777" w:rsidTr="00006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378E485B" w14:textId="3D059789" w:rsidR="00E738AA" w:rsidRPr="00166E0B" w:rsidRDefault="009144CF" w:rsidP="0000650E">
            <w:pPr>
              <w:spacing w:after="0"/>
              <w:rPr>
                <w:b w:val="0"/>
                <w:bCs w:val="0"/>
                <w:sz w:val="20"/>
                <w:szCs w:val="20"/>
              </w:rPr>
            </w:pPr>
            <w:r>
              <w:rPr>
                <w:b w:val="0"/>
                <w:bCs w:val="0"/>
                <w:sz w:val="20"/>
                <w:szCs w:val="20"/>
              </w:rPr>
              <w:t>GitHub Enterprise sever</w:t>
            </w:r>
          </w:p>
        </w:tc>
        <w:tc>
          <w:tcPr>
            <w:tcW w:w="2268" w:type="dxa"/>
            <w:vAlign w:val="center"/>
          </w:tcPr>
          <w:p w14:paraId="687A8EF1" w14:textId="77777777" w:rsidR="00E738AA" w:rsidRPr="00166E0B" w:rsidRDefault="00E738AA" w:rsidP="0000650E">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166E0B">
              <w:rPr>
                <w:sz w:val="20"/>
                <w:szCs w:val="20"/>
              </w:rPr>
              <w:t>Infrastructure</w:t>
            </w:r>
          </w:p>
        </w:tc>
        <w:tc>
          <w:tcPr>
            <w:tcW w:w="1978" w:type="dxa"/>
            <w:vAlign w:val="center"/>
          </w:tcPr>
          <w:p w14:paraId="40CAA31F" w14:textId="6A39665F" w:rsidR="00E738AA" w:rsidRPr="00166E0B" w:rsidRDefault="56A1DC09" w:rsidP="0000650E">
            <w:pPr>
              <w:spacing w:after="0"/>
              <w:cnfStyle w:val="000000100000" w:firstRow="0" w:lastRow="0" w:firstColumn="0" w:lastColumn="0" w:oddVBand="0" w:evenVBand="0" w:oddHBand="1" w:evenHBand="0" w:firstRowFirstColumn="0" w:firstRowLastColumn="0" w:lastRowFirstColumn="0" w:lastRowLastColumn="0"/>
              <w:rPr>
                <w:sz w:val="20"/>
                <w:szCs w:val="20"/>
              </w:rPr>
            </w:pPr>
            <w:r w:rsidRPr="76CECAEA">
              <w:rPr>
                <w:sz w:val="20"/>
                <w:szCs w:val="20"/>
              </w:rPr>
              <w:t>Invest</w:t>
            </w:r>
          </w:p>
        </w:tc>
      </w:tr>
      <w:tr w:rsidR="0000650E" w:rsidRPr="00166E0B" w:rsidDel="00861961" w14:paraId="388CCD59" w14:textId="3134EBDF" w:rsidTr="0000650E">
        <w:trPr>
          <w:jc w:val="center"/>
          <w:del w:id="77" w:author="Fedoryczuk, Jim (Turnberry)" w:date="2022-01-27T13:16:00Z"/>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7CBA7D79" w14:textId="460F1DD6" w:rsidR="00E738AA" w:rsidRPr="00166E0B" w:rsidDel="00861961" w:rsidRDefault="00F113EC" w:rsidP="0000650E">
            <w:pPr>
              <w:spacing w:after="0"/>
              <w:rPr>
                <w:del w:id="78" w:author="Fedoryczuk, Jim (Turnberry)" w:date="2022-01-27T13:16:00Z"/>
                <w:b w:val="0"/>
                <w:bCs w:val="0"/>
                <w:sz w:val="20"/>
                <w:szCs w:val="20"/>
              </w:rPr>
            </w:pPr>
            <w:del w:id="79" w:author="Fedoryczuk, Jim (Turnberry)" w:date="2022-01-27T13:16:00Z">
              <w:r w:rsidDel="003014EC">
                <w:rPr>
                  <w:b w:val="0"/>
                  <w:bCs w:val="0"/>
                  <w:sz w:val="20"/>
                  <w:szCs w:val="20"/>
                </w:rPr>
                <w:delText>ZScaler</w:delText>
              </w:r>
            </w:del>
          </w:p>
        </w:tc>
        <w:tc>
          <w:tcPr>
            <w:tcW w:w="2268" w:type="dxa"/>
            <w:vAlign w:val="center"/>
          </w:tcPr>
          <w:p w14:paraId="196C931B" w14:textId="4CF86213" w:rsidR="00E738AA" w:rsidRPr="00166E0B" w:rsidDel="00861961" w:rsidRDefault="00F113EC" w:rsidP="0000650E">
            <w:pPr>
              <w:spacing w:after="0"/>
              <w:cnfStyle w:val="000000000000" w:firstRow="0" w:lastRow="0" w:firstColumn="0" w:lastColumn="0" w:oddVBand="0" w:evenVBand="0" w:oddHBand="0" w:evenHBand="0" w:firstRowFirstColumn="0" w:firstRowLastColumn="0" w:lastRowFirstColumn="0" w:lastRowLastColumn="0"/>
              <w:rPr>
                <w:del w:id="80" w:author="Fedoryczuk, Jim (Turnberry)" w:date="2022-01-27T13:16:00Z"/>
                <w:sz w:val="20"/>
                <w:szCs w:val="20"/>
              </w:rPr>
            </w:pPr>
            <w:del w:id="81" w:author="Fedoryczuk, Jim (Turnberry)" w:date="2022-01-27T13:16:00Z">
              <w:r w:rsidRPr="00166E0B" w:rsidDel="003014EC">
                <w:rPr>
                  <w:sz w:val="20"/>
                  <w:szCs w:val="20"/>
                </w:rPr>
                <w:delText>Infrastructure</w:delText>
              </w:r>
            </w:del>
          </w:p>
        </w:tc>
        <w:tc>
          <w:tcPr>
            <w:tcW w:w="1978" w:type="dxa"/>
            <w:vAlign w:val="center"/>
          </w:tcPr>
          <w:p w14:paraId="755427EE" w14:textId="6FD749BE" w:rsidR="00E738AA" w:rsidRPr="00166E0B" w:rsidDel="00861961" w:rsidRDefault="00F113EC" w:rsidP="0000650E">
            <w:pPr>
              <w:spacing w:after="0"/>
              <w:cnfStyle w:val="000000000000" w:firstRow="0" w:lastRow="0" w:firstColumn="0" w:lastColumn="0" w:oddVBand="0" w:evenVBand="0" w:oddHBand="0" w:evenHBand="0" w:firstRowFirstColumn="0" w:firstRowLastColumn="0" w:lastRowFirstColumn="0" w:lastRowLastColumn="0"/>
              <w:rPr>
                <w:del w:id="82" w:author="Fedoryczuk, Jim (Turnberry)" w:date="2022-01-27T13:16:00Z"/>
                <w:sz w:val="20"/>
                <w:szCs w:val="20"/>
              </w:rPr>
            </w:pPr>
            <w:del w:id="83" w:author="Fedoryczuk, Jim (Turnberry)" w:date="2022-01-27T13:16:00Z">
              <w:r w:rsidDel="003014EC">
                <w:rPr>
                  <w:sz w:val="20"/>
                  <w:szCs w:val="20"/>
                </w:rPr>
                <w:delText>Invest</w:delText>
              </w:r>
            </w:del>
          </w:p>
        </w:tc>
      </w:tr>
      <w:tr w:rsidR="0000650E" w:rsidRPr="00166E0B" w:rsidDel="00861961" w14:paraId="22C58DDA" w14:textId="21CBB50E" w:rsidTr="0000650E">
        <w:trPr>
          <w:cnfStyle w:val="000000100000" w:firstRow="0" w:lastRow="0" w:firstColumn="0" w:lastColumn="0" w:oddVBand="0" w:evenVBand="0" w:oddHBand="1" w:evenHBand="0" w:firstRowFirstColumn="0" w:firstRowLastColumn="0" w:lastRowFirstColumn="0" w:lastRowLastColumn="0"/>
          <w:jc w:val="center"/>
          <w:del w:id="84" w:author="Fedoryczuk, Jim (Turnberry)" w:date="2022-01-27T13:16:00Z"/>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54CCF4F7" w14:textId="56498893" w:rsidR="0019625F" w:rsidRPr="00166E0B" w:rsidDel="00861961" w:rsidRDefault="0019625F" w:rsidP="0000650E">
            <w:pPr>
              <w:spacing w:after="0"/>
              <w:rPr>
                <w:del w:id="85" w:author="Fedoryczuk, Jim (Turnberry)" w:date="2022-01-27T13:16:00Z"/>
                <w:b w:val="0"/>
                <w:bCs w:val="0"/>
                <w:sz w:val="20"/>
                <w:szCs w:val="20"/>
              </w:rPr>
            </w:pPr>
          </w:p>
        </w:tc>
        <w:tc>
          <w:tcPr>
            <w:tcW w:w="2268" w:type="dxa"/>
            <w:vAlign w:val="center"/>
          </w:tcPr>
          <w:p w14:paraId="55DE8205" w14:textId="5E0962F1" w:rsidR="0019625F" w:rsidRPr="00166E0B" w:rsidDel="00861961" w:rsidRDefault="0019625F" w:rsidP="0000650E">
            <w:pPr>
              <w:spacing w:after="0"/>
              <w:cnfStyle w:val="000000100000" w:firstRow="0" w:lastRow="0" w:firstColumn="0" w:lastColumn="0" w:oddVBand="0" w:evenVBand="0" w:oddHBand="1" w:evenHBand="0" w:firstRowFirstColumn="0" w:firstRowLastColumn="0" w:lastRowFirstColumn="0" w:lastRowLastColumn="0"/>
              <w:rPr>
                <w:del w:id="86" w:author="Fedoryczuk, Jim (Turnberry)" w:date="2022-01-27T13:16:00Z"/>
                <w:sz w:val="20"/>
                <w:szCs w:val="20"/>
              </w:rPr>
            </w:pPr>
          </w:p>
        </w:tc>
        <w:tc>
          <w:tcPr>
            <w:tcW w:w="1978" w:type="dxa"/>
            <w:vAlign w:val="center"/>
          </w:tcPr>
          <w:p w14:paraId="542ECEEF" w14:textId="292594D7" w:rsidR="0019625F" w:rsidRPr="00166E0B" w:rsidDel="00861961" w:rsidRDefault="0019625F" w:rsidP="0000650E">
            <w:pPr>
              <w:spacing w:after="0"/>
              <w:cnfStyle w:val="000000100000" w:firstRow="0" w:lastRow="0" w:firstColumn="0" w:lastColumn="0" w:oddVBand="0" w:evenVBand="0" w:oddHBand="1" w:evenHBand="0" w:firstRowFirstColumn="0" w:firstRowLastColumn="0" w:lastRowFirstColumn="0" w:lastRowLastColumn="0"/>
              <w:rPr>
                <w:del w:id="87" w:author="Fedoryczuk, Jim (Turnberry)" w:date="2022-01-27T13:16:00Z"/>
                <w:sz w:val="20"/>
                <w:szCs w:val="20"/>
              </w:rPr>
            </w:pPr>
          </w:p>
        </w:tc>
      </w:tr>
      <w:tr w:rsidR="0000650E" w:rsidRPr="00166E0B" w:rsidDel="00861961" w14:paraId="4781C41B" w14:textId="44410447" w:rsidTr="0000650E">
        <w:trPr>
          <w:jc w:val="center"/>
          <w:del w:id="88" w:author="Fedoryczuk, Jim (Turnberry)" w:date="2022-01-27T13:16:00Z"/>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66886AB0" w14:textId="1EED8F5D" w:rsidR="00AD7A01" w:rsidRPr="00166E0B" w:rsidDel="00861961" w:rsidRDefault="00AD7A01" w:rsidP="0000650E">
            <w:pPr>
              <w:spacing w:after="0"/>
              <w:rPr>
                <w:del w:id="89" w:author="Fedoryczuk, Jim (Turnberry)" w:date="2022-01-27T13:16:00Z"/>
                <w:b w:val="0"/>
                <w:bCs w:val="0"/>
                <w:sz w:val="20"/>
                <w:szCs w:val="20"/>
              </w:rPr>
            </w:pPr>
          </w:p>
        </w:tc>
        <w:tc>
          <w:tcPr>
            <w:tcW w:w="2268" w:type="dxa"/>
            <w:vAlign w:val="center"/>
          </w:tcPr>
          <w:p w14:paraId="1A71DC00" w14:textId="1AA19BE2" w:rsidR="00AD7A01" w:rsidRPr="00166E0B" w:rsidDel="00861961" w:rsidRDefault="00AD7A01" w:rsidP="0000650E">
            <w:pPr>
              <w:spacing w:after="0"/>
              <w:cnfStyle w:val="000000000000" w:firstRow="0" w:lastRow="0" w:firstColumn="0" w:lastColumn="0" w:oddVBand="0" w:evenVBand="0" w:oddHBand="0" w:evenHBand="0" w:firstRowFirstColumn="0" w:firstRowLastColumn="0" w:lastRowFirstColumn="0" w:lastRowLastColumn="0"/>
              <w:rPr>
                <w:del w:id="90" w:author="Fedoryczuk, Jim (Turnberry)" w:date="2022-01-27T13:16:00Z"/>
                <w:sz w:val="20"/>
                <w:szCs w:val="20"/>
              </w:rPr>
            </w:pPr>
          </w:p>
        </w:tc>
        <w:tc>
          <w:tcPr>
            <w:tcW w:w="1978" w:type="dxa"/>
            <w:vAlign w:val="center"/>
          </w:tcPr>
          <w:p w14:paraId="1D119B5B" w14:textId="44E5F050" w:rsidR="00AD7A01" w:rsidRPr="00166E0B" w:rsidDel="00861961" w:rsidRDefault="00AD7A01" w:rsidP="0000650E">
            <w:pPr>
              <w:spacing w:after="0"/>
              <w:cnfStyle w:val="000000000000" w:firstRow="0" w:lastRow="0" w:firstColumn="0" w:lastColumn="0" w:oddVBand="0" w:evenVBand="0" w:oddHBand="0" w:evenHBand="0" w:firstRowFirstColumn="0" w:firstRowLastColumn="0" w:lastRowFirstColumn="0" w:lastRowLastColumn="0"/>
              <w:rPr>
                <w:del w:id="91" w:author="Fedoryczuk, Jim (Turnberry)" w:date="2022-01-27T13:16:00Z"/>
                <w:sz w:val="20"/>
                <w:szCs w:val="20"/>
              </w:rPr>
            </w:pPr>
          </w:p>
        </w:tc>
      </w:tr>
      <w:tr w:rsidR="0000650E" w:rsidRPr="00166E0B" w14:paraId="1023A159" w14:textId="77777777" w:rsidTr="000065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9" w:type="dxa"/>
            <w:vAlign w:val="center"/>
          </w:tcPr>
          <w:p w14:paraId="08BDD119" w14:textId="77777777" w:rsidR="00AD7A01" w:rsidRPr="00166E0B" w:rsidRDefault="00AD7A01" w:rsidP="0000650E">
            <w:pPr>
              <w:spacing w:after="0"/>
              <w:rPr>
                <w:b w:val="0"/>
                <w:bCs w:val="0"/>
                <w:sz w:val="20"/>
                <w:szCs w:val="20"/>
              </w:rPr>
            </w:pPr>
          </w:p>
        </w:tc>
        <w:tc>
          <w:tcPr>
            <w:tcW w:w="2268" w:type="dxa"/>
            <w:vAlign w:val="center"/>
          </w:tcPr>
          <w:p w14:paraId="750B72A9" w14:textId="77777777" w:rsidR="00AD7A01" w:rsidRPr="00166E0B" w:rsidRDefault="00AD7A01" w:rsidP="0000650E">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1978" w:type="dxa"/>
            <w:vAlign w:val="center"/>
          </w:tcPr>
          <w:p w14:paraId="533AC1A4" w14:textId="77777777" w:rsidR="00AD7A01" w:rsidRPr="00166E0B" w:rsidRDefault="00AD7A01" w:rsidP="0000650E">
            <w:pPr>
              <w:spacing w:after="0"/>
              <w:cnfStyle w:val="000000100000" w:firstRow="0" w:lastRow="0" w:firstColumn="0" w:lastColumn="0" w:oddVBand="0" w:evenVBand="0" w:oddHBand="1" w:evenHBand="0" w:firstRowFirstColumn="0" w:firstRowLastColumn="0" w:lastRowFirstColumn="0" w:lastRowLastColumn="0"/>
              <w:rPr>
                <w:sz w:val="20"/>
                <w:szCs w:val="20"/>
              </w:rPr>
            </w:pPr>
          </w:p>
        </w:tc>
      </w:tr>
    </w:tbl>
    <w:p w14:paraId="37DB3C39" w14:textId="77777777" w:rsidR="0036662A" w:rsidRDefault="0036662A" w:rsidP="001A05F5">
      <w:pPr>
        <w:pStyle w:val="Caption"/>
      </w:pPr>
    </w:p>
    <w:p w14:paraId="4D81B3D2" w14:textId="3E4E81CE" w:rsidR="001A05F5" w:rsidRPr="00166E0B" w:rsidRDefault="001A05F5" w:rsidP="001A05F5">
      <w:pPr>
        <w:pStyle w:val="Caption"/>
      </w:pPr>
    </w:p>
    <w:p w14:paraId="0F4C6C31" w14:textId="6E02CDE6" w:rsidR="001201A3" w:rsidRPr="00166E0B" w:rsidRDefault="001201A3" w:rsidP="007654D5">
      <w:pPr>
        <w:rPr>
          <w:b/>
          <w:bCs/>
          <w:iCs/>
        </w:rPr>
      </w:pPr>
      <w:r w:rsidRPr="00166E0B">
        <w:rPr>
          <w:b/>
          <w:bCs/>
          <w:iCs/>
        </w:rPr>
        <w:t>Exceptions</w:t>
      </w:r>
    </w:p>
    <w:p w14:paraId="79E3BA8B" w14:textId="015A038D" w:rsidR="00CB5234" w:rsidRPr="000A64D7" w:rsidRDefault="00700A71" w:rsidP="000A64D7">
      <w:pPr>
        <w:rPr>
          <w:i/>
        </w:rPr>
      </w:pPr>
      <w:r w:rsidRPr="00166E0B">
        <w:rPr>
          <w:iCs/>
        </w:rPr>
        <w:t xml:space="preserve">No exceptions were raised for this solution. </w:t>
      </w:r>
    </w:p>
    <w:p w14:paraId="42D0E87F" w14:textId="557CB5C9" w:rsidR="004808B7" w:rsidRPr="00166E0B" w:rsidRDefault="00397074" w:rsidP="004808B7">
      <w:pPr>
        <w:pStyle w:val="Heading3"/>
      </w:pPr>
      <w:bookmarkStart w:id="92" w:name="_Toc64965036"/>
      <w:bookmarkStart w:id="93" w:name="_Hlk513106746"/>
      <w:r w:rsidRPr="00166E0B">
        <w:t xml:space="preserve">Enterprise </w:t>
      </w:r>
      <w:r w:rsidR="006C2987" w:rsidRPr="00166E0B">
        <w:t>Middleware</w:t>
      </w:r>
      <w:r w:rsidR="00A51738" w:rsidRPr="00166E0B">
        <w:t xml:space="preserve"> </w:t>
      </w:r>
      <w:r w:rsidR="004808B7" w:rsidRPr="00166E0B">
        <w:t>Consumption Overview</w:t>
      </w:r>
      <w:bookmarkEnd w:id="92"/>
    </w:p>
    <w:p w14:paraId="00813DC7" w14:textId="63603254" w:rsidR="004D5C6A" w:rsidRDefault="004D5C6A" w:rsidP="00243606">
      <w:pPr>
        <w:spacing w:after="240"/>
      </w:pPr>
      <w:r>
        <w:t>The Following middleware service will be used:</w:t>
      </w:r>
    </w:p>
    <w:p w14:paraId="155180A0" w14:textId="52C82619" w:rsidR="004D5C6A" w:rsidRDefault="004D5C6A" w:rsidP="00243606">
      <w:pPr>
        <w:spacing w:after="240"/>
      </w:pPr>
      <w:r>
        <w:t>Active Directory – GitHub and MetWorx will both utilize ADFS for SSO services</w:t>
      </w:r>
    </w:p>
    <w:p w14:paraId="732AA16C" w14:textId="61D8AB30" w:rsidR="004D5C6A" w:rsidRPr="004D5C6A" w:rsidRDefault="004D5C6A" w:rsidP="00243606">
      <w:pPr>
        <w:spacing w:after="240"/>
      </w:pPr>
      <w:r>
        <w:t xml:space="preserve">Enterprise Messaging- Email services will used for reporting and alerts </w:t>
      </w:r>
    </w:p>
    <w:p w14:paraId="09D0211E" w14:textId="77777777" w:rsidR="004808B7" w:rsidRPr="00166E0B" w:rsidRDefault="004808B7" w:rsidP="004808B7">
      <w:pPr>
        <w:pStyle w:val="Heading3"/>
      </w:pPr>
      <w:bookmarkStart w:id="94" w:name="_Toc64965037"/>
      <w:bookmarkStart w:id="95" w:name="_Hlk513106758"/>
      <w:bookmarkEnd w:id="93"/>
      <w:r w:rsidRPr="00166E0B">
        <w:t>Communication Flow between components</w:t>
      </w:r>
      <w:bookmarkEnd w:id="94"/>
      <w:r w:rsidRPr="00166E0B">
        <w:t xml:space="preserve"> </w:t>
      </w:r>
    </w:p>
    <w:bookmarkEnd w:id="95"/>
    <w:p w14:paraId="0FD44FC3" w14:textId="02A8C013" w:rsidR="0068407D" w:rsidRPr="00166E0B" w:rsidRDefault="00E84E5C" w:rsidP="00302149">
      <w:pPr>
        <w:pStyle w:val="BodyText3"/>
        <w:spacing w:after="240"/>
        <w:rPr>
          <w:rFonts w:asciiTheme="minorHAnsi" w:hAnsiTheme="minorHAnsi"/>
          <w:i/>
          <w:color w:val="auto"/>
          <w:sz w:val="22"/>
          <w:szCs w:val="22"/>
          <w:lang w:val="en-GB"/>
        </w:rPr>
      </w:pPr>
      <w:r>
        <w:rPr>
          <w:rFonts w:asciiTheme="minorHAnsi" w:hAnsiTheme="minorHAnsi"/>
          <w:i/>
          <w:color w:val="auto"/>
          <w:sz w:val="22"/>
          <w:szCs w:val="22"/>
          <w:lang w:val="en-GB"/>
        </w:rPr>
        <w:t xml:space="preserve"> Refer to Conceptual Diagram 4.1.1</w:t>
      </w:r>
    </w:p>
    <w:p w14:paraId="5F09E867" w14:textId="0A744F84" w:rsidR="00141B7C" w:rsidRPr="00166E0B" w:rsidRDefault="00E55A29" w:rsidP="00370C77">
      <w:pPr>
        <w:pStyle w:val="Heading3"/>
      </w:pPr>
      <w:bookmarkStart w:id="96" w:name="_Toc64965038"/>
      <w:r w:rsidRPr="00166E0B">
        <w:t>Software of Unk</w:t>
      </w:r>
      <w:r w:rsidR="00243A52" w:rsidRPr="00166E0B">
        <w:t>n</w:t>
      </w:r>
      <w:r w:rsidRPr="00166E0B">
        <w:t xml:space="preserve">own </w:t>
      </w:r>
      <w:r w:rsidR="00243A52" w:rsidRPr="00166E0B">
        <w:t>Provenance (SOUP)</w:t>
      </w:r>
      <w:r w:rsidR="00194EA4" w:rsidRPr="00166E0B">
        <w:t xml:space="preserve"> / Software as a </w:t>
      </w:r>
      <w:r w:rsidR="00A015A8" w:rsidRPr="00166E0B">
        <w:t>Medical Device (SaMD)</w:t>
      </w:r>
      <w:bookmarkEnd w:id="96"/>
    </w:p>
    <w:p w14:paraId="03FF5E63" w14:textId="6EB67CDB" w:rsidR="003A36A6" w:rsidRPr="00166E0B" w:rsidRDefault="00A96441" w:rsidP="003A36A6">
      <w:r w:rsidRPr="00166E0B">
        <w:t>None of the components of the solution</w:t>
      </w:r>
      <w:r w:rsidR="00D535BE" w:rsidRPr="00166E0B">
        <w:t xml:space="preserve"> fit the definition of Software as a Medical Device (SaMD)</w:t>
      </w:r>
      <w:r w:rsidR="00BA21CC" w:rsidRPr="00166E0B">
        <w:t xml:space="preserve">. </w:t>
      </w:r>
    </w:p>
    <w:p w14:paraId="42993F8B" w14:textId="77777777" w:rsidR="00E9001B" w:rsidRPr="00166E0B" w:rsidRDefault="00E9001B" w:rsidP="0041268F">
      <w:pPr>
        <w:pStyle w:val="Heading2"/>
      </w:pPr>
      <w:bookmarkStart w:id="97" w:name="_Toc64965039"/>
      <w:r w:rsidRPr="00166E0B">
        <w:t>Infrastructure</w:t>
      </w:r>
      <w:bookmarkEnd w:id="97"/>
    </w:p>
    <w:p w14:paraId="1620BC0A" w14:textId="77777777" w:rsidR="00E9001B" w:rsidRPr="00166E0B" w:rsidRDefault="00E9001B" w:rsidP="00E9001B">
      <w:pPr>
        <w:pStyle w:val="Heading3"/>
      </w:pPr>
      <w:bookmarkStart w:id="98" w:name="_Toc64965040"/>
      <w:bookmarkStart w:id="99" w:name="_Hlk513106981"/>
      <w:r w:rsidRPr="00166E0B">
        <w:t>Hosting Summary</w:t>
      </w:r>
      <w:bookmarkEnd w:id="98"/>
    </w:p>
    <w:bookmarkEnd w:id="99"/>
    <w:p w14:paraId="5D2DE975" w14:textId="3BF7FEF9" w:rsidR="00AD42EF" w:rsidRPr="00166E0B" w:rsidRDefault="00AD42EF" w:rsidP="0078095F">
      <w:r w:rsidRPr="00166E0B">
        <w:t xml:space="preserve">The </w:t>
      </w:r>
      <w:r w:rsidR="009B0597" w:rsidRPr="00166E0B">
        <w:t>solution is hosted</w:t>
      </w:r>
      <w:r w:rsidRPr="00166E0B">
        <w:t xml:space="preserve"> externally</w:t>
      </w:r>
      <w:r w:rsidR="00E84E5C">
        <w:t xml:space="preserve"> </w:t>
      </w:r>
      <w:r w:rsidR="005512D7" w:rsidRPr="00166E0B">
        <w:t>in an AstraZeneca AWS cloud account</w:t>
      </w:r>
      <w:r w:rsidRPr="00166E0B">
        <w:t>.</w:t>
      </w:r>
    </w:p>
    <w:p w14:paraId="24C9ECFD" w14:textId="4407A47C" w:rsidR="009E533F" w:rsidRPr="00166E0B" w:rsidRDefault="0078095F" w:rsidP="0078095F">
      <w:r w:rsidRPr="00166E0B">
        <w:t>The cloud infrastructure level is</w:t>
      </w:r>
      <w:r w:rsidR="00E84E5C">
        <w:t xml:space="preserve"> </w:t>
      </w:r>
      <w:r w:rsidRPr="00166E0B">
        <w:t xml:space="preserve">platform-as-a-service (PaaS) using AWS services. </w:t>
      </w:r>
    </w:p>
    <w:p w14:paraId="4119AF9F" w14:textId="75A7FCBD" w:rsidR="004F1505" w:rsidRPr="00166E0B" w:rsidRDefault="009E533F" w:rsidP="0078095F">
      <w:r w:rsidRPr="00166E0B">
        <w:t xml:space="preserve">The </w:t>
      </w:r>
      <w:r w:rsidR="00E423C4" w:rsidRPr="00166E0B">
        <w:t xml:space="preserve">hosting region is </w:t>
      </w:r>
      <w:r w:rsidR="00166992">
        <w:t>US-East-1</w:t>
      </w:r>
    </w:p>
    <w:p w14:paraId="5B645671" w14:textId="21930524" w:rsidR="00E9001B" w:rsidRPr="00166E0B" w:rsidRDefault="00E9001B" w:rsidP="00E9001B">
      <w:pPr>
        <w:pStyle w:val="Heading3"/>
      </w:pPr>
      <w:bookmarkStart w:id="100" w:name="_Toc64965041"/>
      <w:bookmarkStart w:id="101" w:name="_Hlk513106990"/>
      <w:r w:rsidRPr="00166E0B">
        <w:t>Cluster</w:t>
      </w:r>
      <w:r w:rsidR="00024540" w:rsidRPr="00166E0B">
        <w:t xml:space="preserve">ing </w:t>
      </w:r>
      <w:r w:rsidRPr="00166E0B">
        <w:t>/</w:t>
      </w:r>
      <w:r w:rsidR="00024540" w:rsidRPr="00166E0B">
        <w:t xml:space="preserve"> </w:t>
      </w:r>
      <w:r w:rsidR="0063209B" w:rsidRPr="00166E0B">
        <w:t xml:space="preserve">Containerisation / </w:t>
      </w:r>
      <w:r w:rsidRPr="00166E0B">
        <w:t>Replication</w:t>
      </w:r>
      <w:bookmarkEnd w:id="100"/>
      <w:r w:rsidR="00AD42AC" w:rsidRPr="00166E0B">
        <w:t xml:space="preserve"> </w:t>
      </w:r>
    </w:p>
    <w:bookmarkEnd w:id="101"/>
    <w:p w14:paraId="74574DE2" w14:textId="00233596" w:rsidR="00166992" w:rsidRPr="00166E0B" w:rsidRDefault="00254423" w:rsidP="00166992">
      <w:pPr>
        <w:spacing w:after="240"/>
        <w:rPr>
          <w:i/>
          <w:iCs/>
        </w:rPr>
      </w:pPr>
      <w:r w:rsidRPr="00166E0B">
        <w:t>No components of the solution use clustering, containerisation or data replication</w:t>
      </w:r>
      <w:r w:rsidR="003579BC" w:rsidRPr="00166E0B">
        <w:t xml:space="preserve"> technologies.</w:t>
      </w:r>
    </w:p>
    <w:p w14:paraId="7F199A1A" w14:textId="1CC0A4CC" w:rsidR="004573E8" w:rsidRPr="00166E0B" w:rsidRDefault="004D2036" w:rsidP="00E9001B">
      <w:pPr>
        <w:pStyle w:val="Heading3"/>
      </w:pPr>
      <w:bookmarkStart w:id="102" w:name="_Toc64965042"/>
      <w:bookmarkStart w:id="103" w:name="_Hlk513106999"/>
      <w:r w:rsidRPr="00166E0B">
        <w:lastRenderedPageBreak/>
        <w:t>Implementation</w:t>
      </w:r>
      <w:r w:rsidR="004573E8" w:rsidRPr="00166E0B">
        <w:t xml:space="preserve"> Architecture Diagram</w:t>
      </w:r>
      <w:bookmarkEnd w:id="102"/>
    </w:p>
    <w:p w14:paraId="33F8A39C" w14:textId="78A4D5AD" w:rsidR="00A61EB3" w:rsidRDefault="00606B3C" w:rsidP="00A61EB3">
      <w:pPr>
        <w:pStyle w:val="Caption"/>
      </w:pPr>
      <w:r w:rsidRPr="00166E0B">
        <w:t>Implementation</w:t>
      </w:r>
      <w:r w:rsidR="00A61EB3" w:rsidRPr="00166E0B">
        <w:t xml:space="preserve"> Architecture</w:t>
      </w:r>
    </w:p>
    <w:p w14:paraId="66A6517F" w14:textId="23D9AB77" w:rsidR="00F113EC" w:rsidRDefault="00AC5033" w:rsidP="00F113EC">
      <w:r>
        <w:rPr>
          <w:noProof/>
        </w:rPr>
        <w:t>Refer to diagram in section 4.1.1</w:t>
      </w:r>
    </w:p>
    <w:tbl>
      <w:tblPr>
        <w:tblStyle w:val="GridTable4-Accent1"/>
        <w:tblW w:w="0" w:type="auto"/>
        <w:jc w:val="center"/>
        <w:tblLook w:val="04A0" w:firstRow="1" w:lastRow="0" w:firstColumn="1" w:lastColumn="0" w:noHBand="0" w:noVBand="1"/>
      </w:tblPr>
      <w:tblGrid>
        <w:gridCol w:w="2605"/>
        <w:gridCol w:w="4342"/>
        <w:gridCol w:w="1978"/>
      </w:tblGrid>
      <w:tr w:rsidR="00F113EC" w:rsidRPr="00166E0B" w14:paraId="50A079D0" w14:textId="77777777" w:rsidTr="00F113E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05" w:type="dxa"/>
          </w:tcPr>
          <w:p w14:paraId="016F288E" w14:textId="77777777" w:rsidR="00F113EC" w:rsidRPr="00166E0B" w:rsidRDefault="00F113EC" w:rsidP="00FE34AE">
            <w:pPr>
              <w:rPr>
                <w:sz w:val="20"/>
                <w:szCs w:val="20"/>
              </w:rPr>
            </w:pPr>
            <w:r w:rsidRPr="00166E0B">
              <w:rPr>
                <w:sz w:val="20"/>
                <w:szCs w:val="20"/>
              </w:rPr>
              <w:t xml:space="preserve">Technology </w:t>
            </w:r>
          </w:p>
        </w:tc>
        <w:tc>
          <w:tcPr>
            <w:tcW w:w="4342" w:type="dxa"/>
          </w:tcPr>
          <w:p w14:paraId="20738743" w14:textId="11BD96C6" w:rsidR="00F113EC" w:rsidRPr="00166E0B" w:rsidRDefault="00F113EC" w:rsidP="00FE34AE">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Server name \ID</w:t>
            </w:r>
          </w:p>
        </w:tc>
        <w:tc>
          <w:tcPr>
            <w:tcW w:w="1978" w:type="dxa"/>
          </w:tcPr>
          <w:p w14:paraId="0B18C73F" w14:textId="5D678283" w:rsidR="00F113EC" w:rsidRPr="00166E0B" w:rsidRDefault="00F113EC" w:rsidP="00FE34AE">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Platform </w:t>
            </w:r>
          </w:p>
        </w:tc>
      </w:tr>
      <w:tr w:rsidR="00F113EC" w:rsidRPr="00166E0B" w14:paraId="2EA3E75D" w14:textId="77777777" w:rsidTr="00F113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7764533" w14:textId="7A591339" w:rsidR="00F113EC" w:rsidRDefault="00F113EC" w:rsidP="00FE34AE">
            <w:pPr>
              <w:spacing w:after="0"/>
              <w:rPr>
                <w:b w:val="0"/>
                <w:bCs w:val="0"/>
                <w:sz w:val="20"/>
                <w:szCs w:val="20"/>
              </w:rPr>
            </w:pPr>
            <w:r>
              <w:rPr>
                <w:b w:val="0"/>
                <w:bCs w:val="0"/>
                <w:sz w:val="20"/>
                <w:szCs w:val="20"/>
              </w:rPr>
              <w:t>AZ VPC</w:t>
            </w:r>
          </w:p>
        </w:tc>
        <w:tc>
          <w:tcPr>
            <w:tcW w:w="4342" w:type="dxa"/>
            <w:vAlign w:val="center"/>
          </w:tcPr>
          <w:p w14:paraId="0F49B728" w14:textId="10D63422" w:rsidR="00F113EC" w:rsidRPr="00F113EC" w:rsidRDefault="00F113EC" w:rsidP="00FE34AE">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t>az-metworx-poc</w:t>
            </w:r>
            <w:proofErr w:type="spellEnd"/>
            <w:r>
              <w:t xml:space="preserve"> \ </w:t>
            </w:r>
            <w:r w:rsidRPr="00F113EC">
              <w:rPr>
                <w:sz w:val="20"/>
                <w:szCs w:val="20"/>
              </w:rPr>
              <w:t>780013771074</w:t>
            </w:r>
          </w:p>
        </w:tc>
        <w:tc>
          <w:tcPr>
            <w:tcW w:w="1978" w:type="dxa"/>
            <w:vAlign w:val="center"/>
          </w:tcPr>
          <w:p w14:paraId="1A04364D" w14:textId="122ED50F" w:rsidR="00F113EC" w:rsidRDefault="00F113EC" w:rsidP="00FE34AE">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AWS</w:t>
            </w:r>
          </w:p>
        </w:tc>
      </w:tr>
      <w:tr w:rsidR="00F113EC" w:rsidRPr="00166E0B" w14:paraId="01C47C57" w14:textId="77777777" w:rsidTr="00F113EC">
        <w:trPr>
          <w:jc w:val="center"/>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45591A1" w14:textId="26632254" w:rsidR="00F113EC" w:rsidRPr="00166E0B" w:rsidRDefault="00F113EC" w:rsidP="00F113EC">
            <w:pPr>
              <w:spacing w:after="0"/>
              <w:rPr>
                <w:b w:val="0"/>
                <w:bCs w:val="0"/>
                <w:sz w:val="20"/>
                <w:szCs w:val="20"/>
              </w:rPr>
            </w:pPr>
            <w:r>
              <w:rPr>
                <w:b w:val="0"/>
                <w:bCs w:val="0"/>
                <w:sz w:val="20"/>
                <w:szCs w:val="20"/>
              </w:rPr>
              <w:t>GitHub Enterprise server (Dev)</w:t>
            </w:r>
          </w:p>
        </w:tc>
        <w:tc>
          <w:tcPr>
            <w:tcW w:w="4342" w:type="dxa"/>
            <w:vAlign w:val="center"/>
          </w:tcPr>
          <w:p w14:paraId="21C09C04" w14:textId="3837AF87" w:rsidR="00F113EC" w:rsidRPr="00166E0B" w:rsidRDefault="009839F6" w:rsidP="00F113EC">
            <w:pPr>
              <w:spacing w:after="0"/>
              <w:cnfStyle w:val="000000000000" w:firstRow="0" w:lastRow="0" w:firstColumn="0" w:lastColumn="0" w:oddVBand="0" w:evenVBand="0" w:oddHBand="0" w:evenHBand="0" w:firstRowFirstColumn="0" w:firstRowLastColumn="0" w:lastRowFirstColumn="0" w:lastRowLastColumn="0"/>
              <w:rPr>
                <w:sz w:val="20"/>
                <w:szCs w:val="20"/>
              </w:rPr>
            </w:pPr>
            <w:ins w:id="104" w:author="Fedoryczuk, Jim (Turnberry)" w:date="2022-02-07T11:26:00Z">
              <w:r w:rsidRPr="009839F6">
                <w:rPr>
                  <w:sz w:val="20"/>
                  <w:szCs w:val="20"/>
                </w:rPr>
                <w:t>uscvalgheapdv01</w:t>
              </w:r>
            </w:ins>
            <w:del w:id="105" w:author="Fedoryczuk, Jim (Turnberry)" w:date="2022-02-07T11:26:00Z">
              <w:r w:rsidR="00F113EC" w:rsidDel="009839F6">
                <w:rPr>
                  <w:sz w:val="20"/>
                  <w:szCs w:val="20"/>
                </w:rPr>
                <w:delText>TBD</w:delText>
              </w:r>
            </w:del>
          </w:p>
        </w:tc>
        <w:tc>
          <w:tcPr>
            <w:tcW w:w="1978" w:type="dxa"/>
            <w:vAlign w:val="center"/>
          </w:tcPr>
          <w:p w14:paraId="752E06B6" w14:textId="2C0A7266" w:rsidR="00F113EC" w:rsidRPr="00166E0B" w:rsidRDefault="00F113EC" w:rsidP="00F113EC">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EC2 Linux AWS</w:t>
            </w:r>
          </w:p>
        </w:tc>
      </w:tr>
      <w:tr w:rsidR="00F113EC" w:rsidRPr="00166E0B" w14:paraId="4F0960D4" w14:textId="77777777" w:rsidTr="00F113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9E2D1C5" w14:textId="1A1D7063" w:rsidR="00F113EC" w:rsidRPr="00166E0B" w:rsidRDefault="00F113EC" w:rsidP="00F113EC">
            <w:pPr>
              <w:spacing w:after="0"/>
              <w:rPr>
                <w:b w:val="0"/>
                <w:bCs w:val="0"/>
                <w:sz w:val="20"/>
                <w:szCs w:val="20"/>
              </w:rPr>
            </w:pPr>
            <w:r>
              <w:rPr>
                <w:b w:val="0"/>
                <w:bCs w:val="0"/>
                <w:sz w:val="20"/>
                <w:szCs w:val="20"/>
              </w:rPr>
              <w:t>GitHub Enterprise server (Prod)</w:t>
            </w:r>
          </w:p>
        </w:tc>
        <w:tc>
          <w:tcPr>
            <w:tcW w:w="4342" w:type="dxa"/>
            <w:vAlign w:val="center"/>
          </w:tcPr>
          <w:p w14:paraId="3D966D4D" w14:textId="32D652F2" w:rsidR="00F113EC" w:rsidRPr="00166E0B" w:rsidRDefault="009839F6" w:rsidP="00F113EC">
            <w:pPr>
              <w:spacing w:after="0"/>
              <w:cnfStyle w:val="000000100000" w:firstRow="0" w:lastRow="0" w:firstColumn="0" w:lastColumn="0" w:oddVBand="0" w:evenVBand="0" w:oddHBand="1" w:evenHBand="0" w:firstRowFirstColumn="0" w:firstRowLastColumn="0" w:lastRowFirstColumn="0" w:lastRowLastColumn="0"/>
              <w:rPr>
                <w:sz w:val="20"/>
                <w:szCs w:val="20"/>
              </w:rPr>
            </w:pPr>
            <w:ins w:id="106" w:author="Fedoryczuk, Jim (Turnberry)" w:date="2022-02-07T11:26:00Z">
              <w:r w:rsidRPr="009839F6">
                <w:rPr>
                  <w:sz w:val="20"/>
                  <w:szCs w:val="20"/>
                </w:rPr>
                <w:t>U</w:t>
              </w:r>
              <w:r w:rsidRPr="009839F6">
                <w:rPr>
                  <w:sz w:val="20"/>
                  <w:szCs w:val="20"/>
                </w:rPr>
                <w:t>scvalgheap</w:t>
              </w:r>
              <w:r>
                <w:rPr>
                  <w:sz w:val="20"/>
                  <w:szCs w:val="20"/>
                </w:rPr>
                <w:t>pd01</w:t>
              </w:r>
            </w:ins>
            <w:del w:id="107" w:author="Fedoryczuk, Jim (Turnberry)" w:date="2022-02-07T11:26:00Z">
              <w:r w:rsidR="00F113EC" w:rsidDel="009839F6">
                <w:rPr>
                  <w:sz w:val="20"/>
                  <w:szCs w:val="20"/>
                </w:rPr>
                <w:delText>TBD</w:delText>
              </w:r>
            </w:del>
          </w:p>
        </w:tc>
        <w:tc>
          <w:tcPr>
            <w:tcW w:w="1978" w:type="dxa"/>
            <w:vAlign w:val="center"/>
          </w:tcPr>
          <w:p w14:paraId="4EEC01AE" w14:textId="293351D6" w:rsidR="00F113EC" w:rsidRPr="00166E0B" w:rsidRDefault="00F113EC" w:rsidP="00F113EC">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ECS Linux AWS</w:t>
            </w:r>
          </w:p>
        </w:tc>
      </w:tr>
      <w:tr w:rsidR="00F113EC" w:rsidRPr="00166E0B" w14:paraId="42D4BE7C" w14:textId="77777777" w:rsidTr="00F113EC">
        <w:trPr>
          <w:jc w:val="center"/>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5D47F15" w14:textId="37CB7B6D" w:rsidR="00F113EC" w:rsidRPr="00166E0B" w:rsidRDefault="00F113EC" w:rsidP="00F113EC">
            <w:pPr>
              <w:spacing w:after="0"/>
              <w:rPr>
                <w:b w:val="0"/>
                <w:bCs w:val="0"/>
                <w:sz w:val="20"/>
                <w:szCs w:val="20"/>
              </w:rPr>
            </w:pPr>
            <w:r>
              <w:rPr>
                <w:b w:val="0"/>
                <w:bCs w:val="0"/>
                <w:sz w:val="20"/>
                <w:szCs w:val="20"/>
              </w:rPr>
              <w:t>MetWorx Instances</w:t>
            </w:r>
          </w:p>
        </w:tc>
        <w:tc>
          <w:tcPr>
            <w:tcW w:w="4342" w:type="dxa"/>
            <w:vAlign w:val="center"/>
          </w:tcPr>
          <w:p w14:paraId="341C08D8" w14:textId="22A2828B" w:rsidR="00F113EC" w:rsidRPr="00166E0B" w:rsidRDefault="00F113EC" w:rsidP="00F113EC">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Dynamic servers – created and terminated as needed </w:t>
            </w:r>
          </w:p>
        </w:tc>
        <w:tc>
          <w:tcPr>
            <w:tcW w:w="1978" w:type="dxa"/>
            <w:vAlign w:val="center"/>
          </w:tcPr>
          <w:p w14:paraId="328C137F" w14:textId="74673378" w:rsidR="00F113EC" w:rsidRPr="00166E0B" w:rsidRDefault="00F113EC" w:rsidP="00F113EC">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ECS Linux AWS</w:t>
            </w:r>
          </w:p>
        </w:tc>
      </w:tr>
      <w:tr w:rsidR="00F113EC" w:rsidRPr="00166E0B" w14:paraId="39361116" w14:textId="77777777" w:rsidTr="00F113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69C8298" w14:textId="77777777" w:rsidR="00F113EC" w:rsidRPr="00166E0B" w:rsidRDefault="00F113EC" w:rsidP="00F113EC">
            <w:pPr>
              <w:spacing w:after="0"/>
              <w:rPr>
                <w:b w:val="0"/>
                <w:bCs w:val="0"/>
                <w:sz w:val="20"/>
                <w:szCs w:val="20"/>
              </w:rPr>
            </w:pPr>
          </w:p>
        </w:tc>
        <w:tc>
          <w:tcPr>
            <w:tcW w:w="4342" w:type="dxa"/>
            <w:vAlign w:val="center"/>
          </w:tcPr>
          <w:p w14:paraId="6D4B0278" w14:textId="77777777" w:rsidR="00F113EC" w:rsidRPr="00166E0B" w:rsidRDefault="00F113EC" w:rsidP="00F113EC">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1978" w:type="dxa"/>
            <w:vAlign w:val="center"/>
          </w:tcPr>
          <w:p w14:paraId="71AA9C2B" w14:textId="77777777" w:rsidR="00F113EC" w:rsidRPr="00166E0B" w:rsidRDefault="00F113EC" w:rsidP="00F113EC">
            <w:pPr>
              <w:spacing w:after="0"/>
              <w:cnfStyle w:val="000000100000" w:firstRow="0" w:lastRow="0" w:firstColumn="0" w:lastColumn="0" w:oddVBand="0" w:evenVBand="0" w:oddHBand="1" w:evenHBand="0" w:firstRowFirstColumn="0" w:firstRowLastColumn="0" w:lastRowFirstColumn="0" w:lastRowLastColumn="0"/>
              <w:rPr>
                <w:sz w:val="20"/>
                <w:szCs w:val="20"/>
              </w:rPr>
            </w:pPr>
          </w:p>
        </w:tc>
      </w:tr>
      <w:tr w:rsidR="00F113EC" w:rsidRPr="00166E0B" w14:paraId="23DFD86F" w14:textId="77777777" w:rsidTr="00F113EC">
        <w:trPr>
          <w:jc w:val="center"/>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A3A4F62" w14:textId="77777777" w:rsidR="00F113EC" w:rsidRPr="00166E0B" w:rsidRDefault="00F113EC" w:rsidP="00F113EC">
            <w:pPr>
              <w:spacing w:after="0"/>
              <w:rPr>
                <w:b w:val="0"/>
                <w:bCs w:val="0"/>
                <w:sz w:val="20"/>
                <w:szCs w:val="20"/>
              </w:rPr>
            </w:pPr>
          </w:p>
        </w:tc>
        <w:tc>
          <w:tcPr>
            <w:tcW w:w="4342" w:type="dxa"/>
            <w:vAlign w:val="center"/>
          </w:tcPr>
          <w:p w14:paraId="5A044D00" w14:textId="77777777" w:rsidR="00F113EC" w:rsidRPr="00166E0B" w:rsidRDefault="00F113EC" w:rsidP="00F113EC">
            <w:pPr>
              <w:spacing w:after="0"/>
              <w:cnfStyle w:val="000000000000" w:firstRow="0" w:lastRow="0" w:firstColumn="0" w:lastColumn="0" w:oddVBand="0" w:evenVBand="0" w:oddHBand="0" w:evenHBand="0" w:firstRowFirstColumn="0" w:firstRowLastColumn="0" w:lastRowFirstColumn="0" w:lastRowLastColumn="0"/>
              <w:rPr>
                <w:sz w:val="20"/>
                <w:szCs w:val="20"/>
              </w:rPr>
            </w:pPr>
          </w:p>
        </w:tc>
        <w:tc>
          <w:tcPr>
            <w:tcW w:w="1978" w:type="dxa"/>
            <w:vAlign w:val="center"/>
          </w:tcPr>
          <w:p w14:paraId="720AD024" w14:textId="77777777" w:rsidR="00F113EC" w:rsidRPr="00166E0B" w:rsidRDefault="00F113EC" w:rsidP="00F113EC">
            <w:pPr>
              <w:spacing w:after="0"/>
              <w:cnfStyle w:val="000000000000" w:firstRow="0" w:lastRow="0" w:firstColumn="0" w:lastColumn="0" w:oddVBand="0" w:evenVBand="0" w:oddHBand="0" w:evenHBand="0" w:firstRowFirstColumn="0" w:firstRowLastColumn="0" w:lastRowFirstColumn="0" w:lastRowLastColumn="0"/>
              <w:rPr>
                <w:sz w:val="20"/>
                <w:szCs w:val="20"/>
              </w:rPr>
            </w:pPr>
          </w:p>
        </w:tc>
      </w:tr>
    </w:tbl>
    <w:p w14:paraId="7EB53171" w14:textId="77777777" w:rsidR="00F113EC" w:rsidRDefault="00F113EC" w:rsidP="00F113EC"/>
    <w:p w14:paraId="0F93829D" w14:textId="00A2C2D8" w:rsidR="00E9001B" w:rsidRPr="00166E0B" w:rsidRDefault="00E9001B" w:rsidP="00E9001B">
      <w:pPr>
        <w:pStyle w:val="Heading3"/>
      </w:pPr>
      <w:bookmarkStart w:id="108" w:name="_Toc64965043"/>
      <w:r w:rsidRPr="00166E0B">
        <w:t>Network Diagram</w:t>
      </w:r>
      <w:bookmarkEnd w:id="108"/>
    </w:p>
    <w:bookmarkEnd w:id="103"/>
    <w:p w14:paraId="460BE84C" w14:textId="771FF32A" w:rsidR="005F47B8" w:rsidRPr="00E8267C" w:rsidRDefault="00F113EC" w:rsidP="00E8267C">
      <w:r>
        <w:t>Refer to diagram 4.3.3</w:t>
      </w:r>
    </w:p>
    <w:p w14:paraId="34710A6B" w14:textId="571957D3" w:rsidR="0019547D" w:rsidRDefault="0019547D" w:rsidP="0019547D">
      <w:pPr>
        <w:pStyle w:val="Heading3"/>
      </w:pPr>
      <w:bookmarkStart w:id="109" w:name="_Toc64965044"/>
      <w:bookmarkStart w:id="110" w:name="_Hlk513106737"/>
      <w:r w:rsidRPr="00166E0B">
        <w:t xml:space="preserve">System Component </w:t>
      </w:r>
      <w:r w:rsidR="00620F87" w:rsidRPr="00166E0B">
        <w:t>Table</w:t>
      </w:r>
      <w:bookmarkEnd w:id="109"/>
    </w:p>
    <w:p w14:paraId="154319EE" w14:textId="77777777" w:rsidR="00F113EC" w:rsidRPr="00E8267C" w:rsidRDefault="00F113EC" w:rsidP="00E8267C">
      <w:r>
        <w:t>Refer to diagram 4.3.3</w:t>
      </w:r>
    </w:p>
    <w:p w14:paraId="3B333546" w14:textId="4C175CBF" w:rsidR="00CF4242" w:rsidRPr="00166E0B" w:rsidRDefault="004808B7" w:rsidP="0041268F">
      <w:pPr>
        <w:pStyle w:val="Heading2"/>
      </w:pPr>
      <w:bookmarkStart w:id="111" w:name="_Toc64965045"/>
      <w:bookmarkEnd w:id="110"/>
      <w:r w:rsidRPr="00166E0B">
        <w:t>Environments</w:t>
      </w:r>
      <w:bookmarkEnd w:id="111"/>
    </w:p>
    <w:p w14:paraId="2972C6D0" w14:textId="56091EAB" w:rsidR="00113EE7" w:rsidRPr="00166E0B" w:rsidRDefault="0062780F" w:rsidP="00730FD5">
      <w:r w:rsidRPr="00166E0B">
        <w:t xml:space="preserve">The solution comprises </w:t>
      </w:r>
      <w:r w:rsidR="00F113EC">
        <w:t xml:space="preserve">of one environment for </w:t>
      </w:r>
      <w:r w:rsidR="00BF345C">
        <w:t>MetWorx</w:t>
      </w:r>
      <w:r w:rsidR="00F113EC">
        <w:t>, supported by the vendor. The internal GitHub Enterprise server will consist of one Dev Server and one Prod server</w:t>
      </w:r>
    </w:p>
    <w:p w14:paraId="127334D2" w14:textId="617894F7" w:rsidR="007768AB" w:rsidRDefault="007768AB" w:rsidP="00730FD5">
      <w:r w:rsidRPr="00166E0B">
        <w:t xml:space="preserve">All environments </w:t>
      </w:r>
      <w:r w:rsidR="00F113EC">
        <w:t>w</w:t>
      </w:r>
      <w:r w:rsidRPr="00166E0B">
        <w:t>il</w:t>
      </w:r>
      <w:r w:rsidR="00F113EC">
        <w:t xml:space="preserve">l be </w:t>
      </w:r>
      <w:r w:rsidRPr="00166E0B">
        <w:t xml:space="preserve">hosted </w:t>
      </w:r>
      <w:r w:rsidR="000419AA" w:rsidRPr="00166E0B">
        <w:t xml:space="preserve">on the AWS cloud </w:t>
      </w:r>
      <w:r w:rsidR="00FB7568" w:rsidRPr="00166E0B">
        <w:t xml:space="preserve">services </w:t>
      </w:r>
      <w:r w:rsidR="00AC62DB" w:rsidRPr="00166E0B">
        <w:t>platform</w:t>
      </w:r>
      <w:r w:rsidR="00F113EC">
        <w:t>.</w:t>
      </w:r>
    </w:p>
    <w:p w14:paraId="7D128D37" w14:textId="66880A7C" w:rsidR="005E38E8" w:rsidRPr="00166E0B" w:rsidRDefault="00C076A2" w:rsidP="007D1F0F">
      <w:r w:rsidRPr="00166E0B">
        <w:t xml:space="preserve">The purpose of </w:t>
      </w:r>
      <w:r w:rsidR="00511DE2" w:rsidRPr="00166E0B">
        <w:t xml:space="preserve">the </w:t>
      </w:r>
      <w:r w:rsidR="00F113EC">
        <w:t xml:space="preserve">GitHub </w:t>
      </w:r>
      <w:r w:rsidR="00511DE2" w:rsidRPr="00166E0B">
        <w:t>Development</w:t>
      </w:r>
      <w:r w:rsidRPr="00166E0B">
        <w:t xml:space="preserve"> environment is to enable testing of new releases and configurations</w:t>
      </w:r>
      <w:r w:rsidR="00F113EC">
        <w:t>, and will provide and platform to develop future processes and procedures.</w:t>
      </w:r>
    </w:p>
    <w:p w14:paraId="6BA39DAA" w14:textId="783740C4" w:rsidR="00F113EC" w:rsidRPr="00166E0B" w:rsidRDefault="005D76DF" w:rsidP="00F113EC">
      <w:pPr>
        <w:rPr>
          <w:b/>
          <w:bCs/>
        </w:rPr>
      </w:pPr>
      <w:r w:rsidRPr="00166E0B">
        <w:t xml:space="preserve">The </w:t>
      </w:r>
      <w:r w:rsidR="00F113EC">
        <w:t xml:space="preserve">Dev </w:t>
      </w:r>
      <w:r w:rsidRPr="00166E0B">
        <w:t>environment comprise</w:t>
      </w:r>
      <w:r w:rsidR="00F5671A" w:rsidRPr="00166E0B">
        <w:t>s</w:t>
      </w:r>
      <w:r w:rsidRPr="00166E0B">
        <w:t xml:space="preserve"> </w:t>
      </w:r>
      <w:r w:rsidR="00F113EC">
        <w:t xml:space="preserve">of one server </w:t>
      </w:r>
      <w:r w:rsidRPr="00166E0B">
        <w:t>and will be sized</w:t>
      </w:r>
      <w:r w:rsidR="003B22B2" w:rsidRPr="00166E0B">
        <w:t xml:space="preserve"> at </w:t>
      </w:r>
      <w:r w:rsidR="00F113EC">
        <w:t xml:space="preserve">according to vendor specification </w:t>
      </w:r>
    </w:p>
    <w:p w14:paraId="67281C65" w14:textId="4D07A17D" w:rsidR="00145E18" w:rsidRPr="00166E0B" w:rsidRDefault="00145E18" w:rsidP="007D1F0F">
      <w:r w:rsidRPr="00166E0B">
        <w:lastRenderedPageBreak/>
        <w:t xml:space="preserve">The Production </w:t>
      </w:r>
      <w:r w:rsidR="00F113EC">
        <w:t>GitHub e</w:t>
      </w:r>
      <w:r w:rsidRPr="00166E0B">
        <w:t xml:space="preserve">nvironment </w:t>
      </w:r>
      <w:r w:rsidR="00F113EC">
        <w:t xml:space="preserve">is </w:t>
      </w:r>
      <w:r w:rsidR="00305BEB" w:rsidRPr="00166E0B">
        <w:t>comprise</w:t>
      </w:r>
      <w:r w:rsidR="00F113EC">
        <w:t>d of one GitHub enterprise</w:t>
      </w:r>
      <w:r w:rsidR="002914DF">
        <w:t xml:space="preserve">. </w:t>
      </w:r>
      <w:r w:rsidR="00EC0247" w:rsidRPr="00166E0B">
        <w:t xml:space="preserve">The </w:t>
      </w:r>
      <w:r w:rsidR="00E960B1" w:rsidRPr="00166E0B">
        <w:t xml:space="preserve">sizing </w:t>
      </w:r>
      <w:r w:rsidR="00993F29" w:rsidRPr="00166E0B">
        <w:t xml:space="preserve">is </w:t>
      </w:r>
      <w:r w:rsidR="001A05F5" w:rsidRPr="00166E0B">
        <w:t>specified in the System Component Table.</w:t>
      </w:r>
    </w:p>
    <w:p w14:paraId="135E6FCF" w14:textId="77777777" w:rsidR="004808B7" w:rsidRPr="00166E0B" w:rsidRDefault="004808B7" w:rsidP="004808B7">
      <w:pPr>
        <w:pStyle w:val="Heading3"/>
      </w:pPr>
      <w:bookmarkStart w:id="112" w:name="_Toc64965046"/>
      <w:bookmarkStart w:id="113" w:name="_Hlk513106840"/>
      <w:r w:rsidRPr="00166E0B">
        <w:t>Environment Overview Diagram</w:t>
      </w:r>
      <w:bookmarkEnd w:id="112"/>
    </w:p>
    <w:bookmarkEnd w:id="113"/>
    <w:p w14:paraId="78281999" w14:textId="77777777" w:rsidR="00F113EC" w:rsidRPr="00E8267C" w:rsidRDefault="00F113EC" w:rsidP="00E8267C">
      <w:r>
        <w:t>Refer to diagram 4.3.3</w:t>
      </w:r>
    </w:p>
    <w:p w14:paraId="0DA3C23E" w14:textId="4F3713BD" w:rsidR="00A962D9" w:rsidRPr="00166E0B" w:rsidRDefault="00A962D9" w:rsidP="0054530B">
      <w:pPr>
        <w:rPr>
          <w:bCs/>
          <w:color w:val="0000FF"/>
        </w:rPr>
      </w:pPr>
    </w:p>
    <w:p w14:paraId="56A3A2B7" w14:textId="77777777" w:rsidR="004808B7" w:rsidRPr="00166E0B" w:rsidRDefault="004808B7" w:rsidP="0041268F">
      <w:pPr>
        <w:pStyle w:val="Heading2"/>
      </w:pPr>
      <w:bookmarkStart w:id="114" w:name="_Toc64965047"/>
      <w:r w:rsidRPr="00166E0B">
        <w:t>Integrations</w:t>
      </w:r>
      <w:bookmarkEnd w:id="114"/>
      <w:r w:rsidRPr="00166E0B">
        <w:t xml:space="preserve"> </w:t>
      </w:r>
    </w:p>
    <w:p w14:paraId="4CBDF23C" w14:textId="565B9A34" w:rsidR="004808B7" w:rsidRPr="00166E0B" w:rsidRDefault="004808B7" w:rsidP="004808B7">
      <w:pPr>
        <w:pStyle w:val="Heading3"/>
      </w:pPr>
      <w:bookmarkStart w:id="115" w:name="_Toc64965048"/>
      <w:bookmarkStart w:id="116" w:name="_Hlk513106887"/>
      <w:r w:rsidRPr="00166E0B">
        <w:t xml:space="preserve">System Context </w:t>
      </w:r>
      <w:r w:rsidR="0007279B" w:rsidRPr="00166E0B">
        <w:t>/ Interface</w:t>
      </w:r>
      <w:r w:rsidR="00BE5514">
        <w:t>s</w:t>
      </w:r>
      <w:r w:rsidR="0007279B" w:rsidRPr="00166E0B">
        <w:t xml:space="preserve"> </w:t>
      </w:r>
      <w:r w:rsidRPr="00166E0B">
        <w:t>Diagram</w:t>
      </w:r>
      <w:bookmarkEnd w:id="115"/>
    </w:p>
    <w:bookmarkEnd w:id="116"/>
    <w:p w14:paraId="3FEAD071" w14:textId="5628499C" w:rsidR="00696DD1" w:rsidRDefault="3F2FEDCD" w:rsidP="00E8267C">
      <w:r w:rsidRPr="76CECAEA">
        <w:t>Refer to 4.3.3</w:t>
      </w:r>
    </w:p>
    <w:p w14:paraId="7E7A26AA" w14:textId="30C40502" w:rsidR="004808B7" w:rsidRPr="00166E0B" w:rsidRDefault="004808B7" w:rsidP="00E8267C">
      <w:pPr>
        <w:pStyle w:val="Heading3"/>
        <w:keepNext/>
      </w:pPr>
      <w:bookmarkStart w:id="117" w:name="_Toc64965049"/>
      <w:bookmarkStart w:id="118" w:name="_Hlk513106897"/>
      <w:r w:rsidRPr="00166E0B">
        <w:t>Interface</w:t>
      </w:r>
      <w:r w:rsidR="005F156D">
        <w:t>s</w:t>
      </w:r>
      <w:r w:rsidRPr="00166E0B">
        <w:t xml:space="preserve"> </w:t>
      </w:r>
      <w:r w:rsidR="001866D7">
        <w:t>Exposed</w:t>
      </w:r>
      <w:bookmarkEnd w:id="117"/>
    </w:p>
    <w:bookmarkEnd w:id="118"/>
    <w:p w14:paraId="0C64C3C6" w14:textId="2554F933" w:rsidR="004808B7" w:rsidRPr="00166E0B" w:rsidRDefault="002F79D5" w:rsidP="00C72AB0">
      <w:pPr>
        <w:spacing w:after="240"/>
      </w:pPr>
      <w:r w:rsidRPr="00166E0B">
        <w:t>No interfaces</w:t>
      </w:r>
      <w:r w:rsidR="00955D66" w:rsidRPr="00166E0B">
        <w:t xml:space="preserve"> are exposed by this </w:t>
      </w:r>
      <w:r w:rsidR="003F0382" w:rsidRPr="00166E0B">
        <w:t>solution for other systems and users consume</w:t>
      </w:r>
      <w:r w:rsidR="003F0382">
        <w:t>.</w:t>
      </w:r>
    </w:p>
    <w:p w14:paraId="5FC23372" w14:textId="1ED2EB1A" w:rsidR="004808B7" w:rsidRPr="00166E0B" w:rsidRDefault="001866D7" w:rsidP="004808B7">
      <w:pPr>
        <w:pStyle w:val="Heading3"/>
      </w:pPr>
      <w:bookmarkStart w:id="119" w:name="_Toc64965050"/>
      <w:bookmarkStart w:id="120" w:name="_Hlk513106915"/>
      <w:r>
        <w:t>Interfaces Consumed</w:t>
      </w:r>
      <w:bookmarkEnd w:id="119"/>
    </w:p>
    <w:bookmarkEnd w:id="120"/>
    <w:p w14:paraId="50911718" w14:textId="145CC2DC" w:rsidR="004A78A8" w:rsidRDefault="00B8594D">
      <w:r w:rsidRPr="00166E0B">
        <w:t xml:space="preserve"> No integrations exposed by other solutions are consumed by this solution</w:t>
      </w:r>
      <w:r>
        <w:t>.</w:t>
      </w:r>
    </w:p>
    <w:p w14:paraId="4AF37CD5" w14:textId="1A287792" w:rsidR="006E6019" w:rsidRPr="00075B07" w:rsidRDefault="006E6019" w:rsidP="00F067DC">
      <w:pPr>
        <w:pStyle w:val="Heading4"/>
      </w:pPr>
      <w:r w:rsidRPr="00075B07">
        <w:t>Data Management and Integration Technologies</w:t>
      </w:r>
    </w:p>
    <w:p w14:paraId="3DCE344B" w14:textId="4DEB707F" w:rsidR="00E43B6A" w:rsidRPr="00075B07" w:rsidRDefault="007E24AC" w:rsidP="00E43B6A">
      <w:r w:rsidRPr="00075B07">
        <w:t xml:space="preserve">The </w:t>
      </w:r>
      <w:r w:rsidR="00A06A29" w:rsidRPr="00075B07">
        <w:t>table below show</w:t>
      </w:r>
      <w:r w:rsidR="009A0D68" w:rsidRPr="00075B07">
        <w:t>s the integration</w:t>
      </w:r>
      <w:r w:rsidR="004942ED" w:rsidRPr="00075B07">
        <w:t xml:space="preserve"> technologies used by the solution.</w:t>
      </w:r>
    </w:p>
    <w:tbl>
      <w:tblPr>
        <w:tblStyle w:val="GridTable4-Accent1"/>
        <w:tblW w:w="0" w:type="auto"/>
        <w:jc w:val="center"/>
        <w:tblLook w:val="04A0" w:firstRow="1" w:lastRow="0" w:firstColumn="1" w:lastColumn="0" w:noHBand="0" w:noVBand="1"/>
      </w:tblPr>
      <w:tblGrid>
        <w:gridCol w:w="1740"/>
        <w:gridCol w:w="1531"/>
        <w:gridCol w:w="1070"/>
        <w:gridCol w:w="1151"/>
        <w:gridCol w:w="882"/>
        <w:gridCol w:w="2686"/>
      </w:tblGrid>
      <w:tr w:rsidR="00075B07" w:rsidRPr="00075B07" w14:paraId="268D64B9" w14:textId="77777777" w:rsidTr="00E606E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740" w:type="dxa"/>
            <w:vAlign w:val="bottom"/>
          </w:tcPr>
          <w:p w14:paraId="41705D56" w14:textId="77777777" w:rsidR="003A04CD" w:rsidRPr="00075B07" w:rsidRDefault="003A04CD" w:rsidP="00E606E5">
            <w:pPr>
              <w:spacing w:after="0"/>
              <w:jc w:val="center"/>
              <w:rPr>
                <w:rFonts w:cstheme="minorHAnsi"/>
                <w:sz w:val="20"/>
                <w:szCs w:val="20"/>
              </w:rPr>
            </w:pPr>
            <w:r w:rsidRPr="00075B07">
              <w:rPr>
                <w:rFonts w:cstheme="minorHAnsi"/>
                <w:sz w:val="20"/>
                <w:szCs w:val="20"/>
              </w:rPr>
              <w:t>Integration Technology</w:t>
            </w:r>
          </w:p>
        </w:tc>
        <w:tc>
          <w:tcPr>
            <w:tcW w:w="1531" w:type="dxa"/>
            <w:vAlign w:val="bottom"/>
          </w:tcPr>
          <w:p w14:paraId="0EB9766D" w14:textId="77777777" w:rsidR="003A04CD" w:rsidRPr="00075B07" w:rsidRDefault="003A04CD" w:rsidP="003A04CD">
            <w:pPr>
              <w:spacing w:after="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075B07">
              <w:rPr>
                <w:rFonts w:cstheme="minorHAnsi"/>
                <w:sz w:val="20"/>
                <w:szCs w:val="20"/>
              </w:rPr>
              <w:t>Domain</w:t>
            </w:r>
          </w:p>
        </w:tc>
        <w:tc>
          <w:tcPr>
            <w:tcW w:w="1070" w:type="dxa"/>
            <w:vAlign w:val="bottom"/>
          </w:tcPr>
          <w:p w14:paraId="7C00E054" w14:textId="77777777" w:rsidR="003A04CD" w:rsidRPr="00075B07" w:rsidRDefault="003A04CD" w:rsidP="00E606E5">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075B07">
              <w:rPr>
                <w:rFonts w:cstheme="minorHAnsi"/>
                <w:sz w:val="20"/>
                <w:szCs w:val="20"/>
              </w:rPr>
              <w:t>Lifecycle Status</w:t>
            </w:r>
          </w:p>
        </w:tc>
        <w:tc>
          <w:tcPr>
            <w:tcW w:w="1151" w:type="dxa"/>
            <w:vAlign w:val="bottom"/>
          </w:tcPr>
          <w:p w14:paraId="48AAE137" w14:textId="77777777" w:rsidR="003A04CD" w:rsidRPr="00075B07" w:rsidRDefault="003A04CD" w:rsidP="00E606E5">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075B07">
              <w:rPr>
                <w:rFonts w:cstheme="minorHAnsi"/>
                <w:sz w:val="20"/>
                <w:szCs w:val="20"/>
              </w:rPr>
              <w:t>Standard or Non-Standard?</w:t>
            </w:r>
          </w:p>
        </w:tc>
        <w:tc>
          <w:tcPr>
            <w:tcW w:w="882" w:type="dxa"/>
            <w:vAlign w:val="bottom"/>
          </w:tcPr>
          <w:p w14:paraId="5A77A652" w14:textId="37C83DCF" w:rsidR="003A04CD" w:rsidRPr="00075B07" w:rsidRDefault="003A04CD" w:rsidP="00E606E5">
            <w:pPr>
              <w:spacing w:after="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075B07">
              <w:rPr>
                <w:rFonts w:cstheme="minorHAnsi"/>
                <w:sz w:val="20"/>
                <w:szCs w:val="20"/>
              </w:rPr>
              <w:t>Used</w:t>
            </w:r>
          </w:p>
          <w:p w14:paraId="35185956" w14:textId="4D51020B" w:rsidR="00E606E5" w:rsidRPr="00075B07" w:rsidRDefault="00E606E5" w:rsidP="00E606E5">
            <w:pPr>
              <w:spacing w:after="0"/>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075B07">
              <w:rPr>
                <w:rFonts w:cstheme="minorHAnsi"/>
                <w:sz w:val="20"/>
                <w:szCs w:val="20"/>
              </w:rPr>
              <w:t>(Y/N)?</w:t>
            </w:r>
          </w:p>
        </w:tc>
        <w:tc>
          <w:tcPr>
            <w:tcW w:w="2686" w:type="dxa"/>
            <w:vAlign w:val="bottom"/>
          </w:tcPr>
          <w:p w14:paraId="5E8EC7A1" w14:textId="487E6C95" w:rsidR="003A04CD" w:rsidRPr="00075B07" w:rsidRDefault="003A04CD" w:rsidP="003A04CD">
            <w:pPr>
              <w:spacing w:after="0"/>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075B07">
              <w:rPr>
                <w:rFonts w:cstheme="minorHAnsi"/>
                <w:sz w:val="20"/>
                <w:szCs w:val="20"/>
              </w:rPr>
              <w:t>Review Outcome</w:t>
            </w:r>
          </w:p>
        </w:tc>
      </w:tr>
      <w:tr w:rsidR="00075B07" w:rsidRPr="00075B07" w14:paraId="41864320" w14:textId="77777777" w:rsidTr="00E606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2A62A86F" w14:textId="77777777" w:rsidR="003A04CD" w:rsidRPr="00075B07" w:rsidRDefault="003A04CD" w:rsidP="003A04CD">
            <w:pPr>
              <w:spacing w:after="0"/>
              <w:rPr>
                <w:rFonts w:cstheme="minorHAnsi"/>
                <w:b w:val="0"/>
                <w:bCs w:val="0"/>
                <w:sz w:val="20"/>
                <w:szCs w:val="20"/>
              </w:rPr>
            </w:pPr>
            <w:r w:rsidRPr="00075B07">
              <w:rPr>
                <w:rFonts w:cstheme="minorHAnsi"/>
                <w:b w:val="0"/>
                <w:bCs w:val="0"/>
                <w:sz w:val="20"/>
                <w:szCs w:val="20"/>
              </w:rPr>
              <w:t>PingFederate</w:t>
            </w:r>
          </w:p>
        </w:tc>
        <w:tc>
          <w:tcPr>
            <w:tcW w:w="1531" w:type="dxa"/>
            <w:vAlign w:val="center"/>
          </w:tcPr>
          <w:p w14:paraId="25E47AA6" w14:textId="09832E7B" w:rsidR="003A04CD" w:rsidRPr="00075B07" w:rsidRDefault="003A04CD" w:rsidP="003A04CD">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75B07">
              <w:rPr>
                <w:rFonts w:cstheme="minorHAnsi"/>
                <w:sz w:val="20"/>
                <w:szCs w:val="20"/>
              </w:rPr>
              <w:t>Security</w:t>
            </w:r>
          </w:p>
        </w:tc>
        <w:tc>
          <w:tcPr>
            <w:tcW w:w="1070" w:type="dxa"/>
            <w:vAlign w:val="center"/>
          </w:tcPr>
          <w:p w14:paraId="4942015B" w14:textId="67615462" w:rsidR="003A04CD" w:rsidRPr="00075B07" w:rsidRDefault="003A04CD" w:rsidP="003A04CD">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75B07">
              <w:rPr>
                <w:rFonts w:cstheme="minorHAnsi"/>
                <w:sz w:val="20"/>
                <w:szCs w:val="20"/>
              </w:rPr>
              <w:t>Invest</w:t>
            </w:r>
          </w:p>
        </w:tc>
        <w:tc>
          <w:tcPr>
            <w:tcW w:w="1151" w:type="dxa"/>
            <w:vAlign w:val="center"/>
          </w:tcPr>
          <w:p w14:paraId="043ACBBD" w14:textId="045AEF55" w:rsidR="003A04CD" w:rsidRPr="00075B07" w:rsidRDefault="003A04CD" w:rsidP="003A04CD">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75B07">
              <w:rPr>
                <w:rFonts w:cstheme="minorHAnsi"/>
                <w:sz w:val="20"/>
                <w:szCs w:val="20"/>
              </w:rPr>
              <w:t>Standard</w:t>
            </w:r>
          </w:p>
        </w:tc>
        <w:tc>
          <w:tcPr>
            <w:tcW w:w="882" w:type="dxa"/>
            <w:vAlign w:val="center"/>
          </w:tcPr>
          <w:p w14:paraId="4CABDE65" w14:textId="079CB76E" w:rsidR="003A04CD" w:rsidRPr="00075B07" w:rsidRDefault="6635D87E" w:rsidP="00E606E5">
            <w:pPr>
              <w:spacing w:after="0"/>
              <w:jc w:val="center"/>
              <w:cnfStyle w:val="000000100000" w:firstRow="0" w:lastRow="0" w:firstColumn="0" w:lastColumn="0" w:oddVBand="0" w:evenVBand="0" w:oddHBand="1" w:evenHBand="0" w:firstRowFirstColumn="0" w:firstRowLastColumn="0" w:lastRowFirstColumn="0" w:lastRowLastColumn="0"/>
              <w:rPr>
                <w:sz w:val="20"/>
                <w:szCs w:val="20"/>
              </w:rPr>
            </w:pPr>
            <w:r w:rsidRPr="76CECAEA">
              <w:rPr>
                <w:sz w:val="20"/>
                <w:szCs w:val="20"/>
              </w:rPr>
              <w:t>Y</w:t>
            </w:r>
          </w:p>
        </w:tc>
        <w:tc>
          <w:tcPr>
            <w:tcW w:w="2686" w:type="dxa"/>
            <w:vAlign w:val="center"/>
          </w:tcPr>
          <w:p w14:paraId="5EA6D6AB" w14:textId="52FCF0BA" w:rsidR="003A04CD" w:rsidRPr="00075B07" w:rsidRDefault="003A04CD" w:rsidP="003A04CD">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5C478E9B" w14:textId="347D942A" w:rsidR="004942ED" w:rsidRPr="00075B07" w:rsidRDefault="005D2F07" w:rsidP="005D2F07">
      <w:pPr>
        <w:pStyle w:val="Caption"/>
        <w:rPr>
          <w:color w:val="auto"/>
        </w:rPr>
      </w:pPr>
      <w:r w:rsidRPr="00075B07">
        <w:rPr>
          <w:color w:val="auto"/>
        </w:rPr>
        <w:t xml:space="preserve">Integration </w:t>
      </w:r>
      <w:r w:rsidR="007F5B25" w:rsidRPr="00075B07">
        <w:rPr>
          <w:color w:val="auto"/>
        </w:rPr>
        <w:t>T</w:t>
      </w:r>
      <w:r w:rsidRPr="00075B07">
        <w:rPr>
          <w:color w:val="auto"/>
        </w:rPr>
        <w:t>echnologies</w:t>
      </w:r>
    </w:p>
    <w:p w14:paraId="123A98B3" w14:textId="2BBD93C1" w:rsidR="005B33F7" w:rsidRPr="00166E0B" w:rsidRDefault="005B33F7" w:rsidP="0041268F">
      <w:pPr>
        <w:pStyle w:val="Heading2"/>
      </w:pPr>
      <w:bookmarkStart w:id="121" w:name="_Toc64965051"/>
      <w:r w:rsidRPr="00166E0B">
        <w:t xml:space="preserve">Support </w:t>
      </w:r>
      <w:r w:rsidR="007B3EC6" w:rsidRPr="00166E0B">
        <w:t>and</w:t>
      </w:r>
      <w:r w:rsidR="0099667A" w:rsidRPr="00166E0B">
        <w:t xml:space="preserve"> Governance </w:t>
      </w:r>
      <w:r w:rsidRPr="00166E0B">
        <w:t>Model Statement</w:t>
      </w:r>
      <w:bookmarkEnd w:id="121"/>
    </w:p>
    <w:p w14:paraId="4FF74482" w14:textId="0E0B995E" w:rsidR="0076756F" w:rsidRPr="00705B0D" w:rsidRDefault="009A14CD" w:rsidP="0076756F">
      <w:pPr>
        <w:rPr>
          <w:ins w:id="122" w:author="Fedoryczuk, Jim (Turnberry)" w:date="2022-01-27T13:17:00Z"/>
          <w:b/>
          <w:bCs/>
        </w:rPr>
      </w:pPr>
      <w:r w:rsidRPr="00705B0D">
        <w:rPr>
          <w:b/>
          <w:bCs/>
        </w:rPr>
        <w:t>Support and Governance Model</w:t>
      </w:r>
    </w:p>
    <w:p w14:paraId="6F435108" w14:textId="5007D86C" w:rsidR="007F6428" w:rsidRPr="00705B0D" w:rsidDel="00424D45" w:rsidRDefault="007F6428" w:rsidP="00424D45">
      <w:pPr>
        <w:rPr>
          <w:del w:id="123" w:author="Fedoryczuk, Jim (Turnberry)" w:date="2022-01-27T13:18:00Z"/>
        </w:rPr>
      </w:pPr>
      <w:ins w:id="124" w:author="Fedoryczuk, Jim (Turnberry)" w:date="2022-01-27T13:17:00Z">
        <w:r w:rsidRPr="00705B0D">
          <w:t>The service provided is not in the scope of a platform</w:t>
        </w:r>
        <w:r w:rsidR="00424D45" w:rsidRPr="00705B0D">
          <w:t>. We are</w:t>
        </w:r>
      </w:ins>
      <w:ins w:id="125" w:author="Fedoryczuk, Jim (Turnberry)" w:date="2022-01-27T13:18:00Z">
        <w:r w:rsidR="00424D45" w:rsidRPr="00705B0D">
          <w:t xml:space="preserve"> following a standard ATS process</w:t>
        </w:r>
      </w:ins>
    </w:p>
    <w:p w14:paraId="62E35C9A" w14:textId="7CEAB5C7" w:rsidR="006C6339" w:rsidRPr="00705B0D" w:rsidDel="00424D45" w:rsidRDefault="00A271AC" w:rsidP="00424D45">
      <w:pPr>
        <w:rPr>
          <w:del w:id="126" w:author="Fedoryczuk, Jim (Turnberry)" w:date="2022-01-27T13:18:00Z"/>
        </w:rPr>
      </w:pPr>
      <w:del w:id="127" w:author="Fedoryczuk, Jim (Turnberry)" w:date="2022-01-27T13:18:00Z">
        <w:r w:rsidRPr="00705B0D" w:rsidDel="00424D45">
          <w:delText>&lt;</w:delText>
        </w:r>
        <w:r w:rsidR="00B8541C" w:rsidRPr="00705B0D" w:rsidDel="00424D45">
          <w:delText xml:space="preserve">The service </w:delText>
        </w:r>
        <w:r w:rsidR="00E475DD" w:rsidRPr="00705B0D" w:rsidDel="00424D45">
          <w:delText xml:space="preserve">is provided </w:delText>
        </w:r>
        <w:r w:rsidR="00E20D39" w:rsidRPr="00705B0D" w:rsidDel="00424D45">
          <w:delText>within the scope of the &lt;platform-name&gt; platform.</w:delText>
        </w:r>
        <w:r w:rsidRPr="00705B0D" w:rsidDel="00424D45">
          <w:delText>&gt;</w:delText>
        </w:r>
      </w:del>
    </w:p>
    <w:p w14:paraId="1B30C303" w14:textId="141AB71C" w:rsidR="00567853" w:rsidRPr="00705B0D" w:rsidDel="00424D45" w:rsidRDefault="00567853" w:rsidP="00424D45">
      <w:pPr>
        <w:rPr>
          <w:del w:id="128" w:author="Fedoryczuk, Jim (Turnberry)" w:date="2022-01-27T13:18:00Z"/>
        </w:rPr>
      </w:pPr>
      <w:del w:id="129" w:author="Fedoryczuk, Jim (Turnberry)" w:date="2022-01-27T13:18:00Z">
        <w:r w:rsidRPr="00705B0D" w:rsidDel="00424D45">
          <w:lastRenderedPageBreak/>
          <w:delText xml:space="preserve">The support model for the service </w:delText>
        </w:r>
        <w:r w:rsidR="00845F23" w:rsidRPr="00705B0D" w:rsidDel="00424D45">
          <w:delText>is as follows:</w:delText>
        </w:r>
      </w:del>
    </w:p>
    <w:p w14:paraId="3104A9D9" w14:textId="4E1516AA" w:rsidR="004126C3" w:rsidRPr="00705B0D" w:rsidDel="00424D45" w:rsidRDefault="006C6339" w:rsidP="00424D45">
      <w:pPr>
        <w:rPr>
          <w:del w:id="130" w:author="Fedoryczuk, Jim (Turnberry)" w:date="2022-01-27T13:18:00Z"/>
        </w:rPr>
      </w:pPr>
      <w:del w:id="131" w:author="Fedoryczuk, Jim (Turnberry)" w:date="2022-01-27T13:18:00Z">
        <w:r w:rsidRPr="00705B0D" w:rsidDel="00424D45">
          <w:delText>&lt;</w:delText>
        </w:r>
        <w:r w:rsidR="00B047F2" w:rsidRPr="00705B0D" w:rsidDel="00424D45">
          <w:delText xml:space="preserve">IDENTIFY </w:delText>
        </w:r>
        <w:r w:rsidRPr="00705B0D" w:rsidDel="00424D45">
          <w:delText xml:space="preserve">the support team and </w:delText>
        </w:r>
        <w:r w:rsidR="006238F0" w:rsidRPr="00705B0D" w:rsidDel="00424D45">
          <w:delText>list</w:delText>
        </w:r>
        <w:r w:rsidR="001E36B6" w:rsidRPr="00705B0D" w:rsidDel="00424D45">
          <w:delText xml:space="preserve"> other key support roles such as third party vendors, and the role of IT versus business </w:delText>
        </w:r>
        <w:commentRangeStart w:id="132"/>
        <w:r w:rsidR="001E36B6" w:rsidRPr="00705B0D" w:rsidDel="00424D45">
          <w:delText>stakeholders</w:delText>
        </w:r>
        <w:commentRangeEnd w:id="132"/>
        <w:r w:rsidR="003F3FE0" w:rsidRPr="00705B0D" w:rsidDel="00424D45">
          <w:rPr>
            <w:rStyle w:val="CommentReference"/>
          </w:rPr>
          <w:commentReference w:id="132"/>
        </w:r>
        <w:r w:rsidR="00F2124B" w:rsidRPr="00705B0D" w:rsidDel="00424D45">
          <w:delText>&gt;.</w:delText>
        </w:r>
      </w:del>
    </w:p>
    <w:p w14:paraId="68BF918A" w14:textId="0137BFEB" w:rsidR="0087655D" w:rsidRPr="00705B0D" w:rsidRDefault="0087655D" w:rsidP="00424D45">
      <w:del w:id="133" w:author="Fedoryczuk, Jim (Turnberry)" w:date="2022-01-27T13:18:00Z">
        <w:r w:rsidRPr="00705B0D" w:rsidDel="00424D45">
          <w:delText xml:space="preserve">Resource usage </w:delText>
        </w:r>
        <w:r w:rsidR="00687935" w:rsidRPr="00705B0D" w:rsidDel="00424D45">
          <w:delText xml:space="preserve">and system performance </w:delText>
        </w:r>
        <w:r w:rsidRPr="00705B0D" w:rsidDel="00424D45">
          <w:delText>is monitored by &lt;</w:delText>
        </w:r>
        <w:r w:rsidR="00687935" w:rsidRPr="00705B0D" w:rsidDel="00424D45">
          <w:delText>team-name&gt;</w:delText>
        </w:r>
        <w:r w:rsidR="00F32874" w:rsidRPr="00705B0D" w:rsidDel="00424D45">
          <w:delText>. &lt;</w:delText>
        </w:r>
        <w:r w:rsidR="008C4D5F" w:rsidRPr="00705B0D" w:rsidDel="00424D45">
          <w:delText xml:space="preserve">DESCRIBE </w:delText>
        </w:r>
        <w:r w:rsidR="00F32874" w:rsidRPr="00705B0D" w:rsidDel="00424D45">
          <w:delText>monitoring facilities and escalation process&gt;.</w:delText>
        </w:r>
      </w:del>
      <w:ins w:id="134" w:author="Fedoryczuk, Jim (Turnberry)" w:date="2022-01-27T13:18:00Z">
        <w:r w:rsidR="00424D45" w:rsidRPr="00705B0D">
          <w:t xml:space="preserve"> and will have a combination of support from the BAU support team</w:t>
        </w:r>
        <w:r w:rsidR="00705B0D" w:rsidRPr="00705B0D">
          <w:t>, Metrum and Git</w:t>
        </w:r>
      </w:ins>
      <w:ins w:id="135" w:author="Fedoryczuk, Jim (Turnberry)" w:date="2022-01-27T13:19:00Z">
        <w:r w:rsidR="00705B0D" w:rsidRPr="00705B0D">
          <w:t>Hub as needed</w:t>
        </w:r>
      </w:ins>
    </w:p>
    <w:p w14:paraId="4727B401" w14:textId="54858635" w:rsidR="00AD2031" w:rsidRPr="00166E0B" w:rsidRDefault="00AD2031" w:rsidP="00AD2031">
      <w:pPr>
        <w:rPr>
          <w:b/>
          <w:bCs/>
        </w:rPr>
      </w:pPr>
      <w:r w:rsidRPr="00166E0B">
        <w:rPr>
          <w:b/>
          <w:bCs/>
        </w:rPr>
        <w:t>System Owner</w:t>
      </w:r>
    </w:p>
    <w:p w14:paraId="6A74B62A" w14:textId="7DDA4F8C" w:rsidR="00B8541C" w:rsidRPr="00166E0B" w:rsidRDefault="00B8541C" w:rsidP="009A14CD">
      <w:pPr>
        <w:spacing w:after="240"/>
      </w:pPr>
      <w:r w:rsidRPr="00166E0B">
        <w:t xml:space="preserve">The System Owner for the solution is </w:t>
      </w:r>
      <w:r w:rsidR="00D67F30">
        <w:t>Chris Penlan</w:t>
      </w:r>
      <w:r w:rsidR="00972344">
        <w:t>d</w:t>
      </w:r>
      <w:r w:rsidR="001C26A6">
        <w:t>, System Owner and Process Owner.</w:t>
      </w:r>
    </w:p>
    <w:p w14:paraId="19DEDAE3" w14:textId="14664F6A" w:rsidR="00AD2031" w:rsidRPr="00166E0B" w:rsidRDefault="00AD2031" w:rsidP="00AD2031">
      <w:pPr>
        <w:rPr>
          <w:b/>
          <w:bCs/>
        </w:rPr>
      </w:pPr>
      <w:r w:rsidRPr="00166E0B">
        <w:rPr>
          <w:b/>
          <w:bCs/>
        </w:rPr>
        <w:t>Service Hours</w:t>
      </w:r>
    </w:p>
    <w:p w14:paraId="5B98F82D" w14:textId="78814495" w:rsidR="004B6F21" w:rsidRPr="00166E0B" w:rsidRDefault="00527ED7" w:rsidP="00401852">
      <w:pPr>
        <w:spacing w:after="240"/>
      </w:pPr>
      <w:r>
        <w:t>The hours during which the production system will be available are as follows:</w:t>
      </w:r>
    </w:p>
    <w:tbl>
      <w:tblPr>
        <w:tblStyle w:val="GridTable4-Accent1"/>
        <w:tblW w:w="0" w:type="auto"/>
        <w:tblInd w:w="-5" w:type="dxa"/>
        <w:tblLook w:val="04A0" w:firstRow="1" w:lastRow="0" w:firstColumn="1" w:lastColumn="0" w:noHBand="0" w:noVBand="1"/>
      </w:tblPr>
      <w:tblGrid>
        <w:gridCol w:w="2835"/>
        <w:gridCol w:w="1843"/>
        <w:gridCol w:w="1843"/>
      </w:tblGrid>
      <w:tr w:rsidR="00E46801" w:rsidRPr="00166E0B" w14:paraId="26C2EEBC" w14:textId="77777777" w:rsidTr="00D160C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FB48131" w14:textId="44F16809" w:rsidR="00E46801" w:rsidRPr="00166E0B" w:rsidRDefault="00E46801" w:rsidP="000F4D16">
            <w:pPr>
              <w:spacing w:after="0"/>
              <w:rPr>
                <w:rFonts w:cstheme="minorHAnsi"/>
                <w:sz w:val="20"/>
                <w:szCs w:val="20"/>
              </w:rPr>
            </w:pPr>
            <w:r w:rsidRPr="00166E0B">
              <w:rPr>
                <w:rFonts w:cstheme="minorHAnsi"/>
                <w:sz w:val="20"/>
                <w:szCs w:val="20"/>
              </w:rPr>
              <w:t>Region</w:t>
            </w:r>
          </w:p>
        </w:tc>
        <w:tc>
          <w:tcPr>
            <w:tcW w:w="1843" w:type="dxa"/>
            <w:vAlign w:val="center"/>
          </w:tcPr>
          <w:p w14:paraId="4ACD3E25" w14:textId="42AA8A0B" w:rsidR="00E46801" w:rsidRPr="00166E0B" w:rsidRDefault="00E46801" w:rsidP="000F4D16">
            <w:pPr>
              <w:spacing w:after="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6E0B">
              <w:rPr>
                <w:rFonts w:cstheme="minorHAnsi"/>
                <w:sz w:val="20"/>
                <w:szCs w:val="20"/>
              </w:rPr>
              <w:t xml:space="preserve">Day(s) </w:t>
            </w:r>
          </w:p>
        </w:tc>
        <w:tc>
          <w:tcPr>
            <w:tcW w:w="1843" w:type="dxa"/>
            <w:vAlign w:val="center"/>
          </w:tcPr>
          <w:p w14:paraId="3ED5E955" w14:textId="28A5ACFC" w:rsidR="00E46801" w:rsidRPr="00166E0B" w:rsidRDefault="00E46801" w:rsidP="000F4D16">
            <w:pPr>
              <w:spacing w:after="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6E0B">
              <w:rPr>
                <w:rFonts w:cstheme="minorHAnsi"/>
                <w:sz w:val="20"/>
                <w:szCs w:val="20"/>
              </w:rPr>
              <w:t>Hours</w:t>
            </w:r>
          </w:p>
        </w:tc>
      </w:tr>
      <w:tr w:rsidR="00D160C3" w:rsidRPr="00166E0B" w14:paraId="0EF8F3A1" w14:textId="77777777" w:rsidTr="00D16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D7D52A0" w14:textId="44CA375D" w:rsidR="00E46801" w:rsidRPr="00166E0B" w:rsidRDefault="00AF5723" w:rsidP="000F4D16">
            <w:pPr>
              <w:spacing w:after="0"/>
              <w:rPr>
                <w:rFonts w:cstheme="minorHAnsi"/>
                <w:b w:val="0"/>
                <w:bCs w:val="0"/>
                <w:sz w:val="20"/>
                <w:szCs w:val="20"/>
              </w:rPr>
            </w:pPr>
            <w:r>
              <w:rPr>
                <w:rFonts w:cstheme="minorHAnsi"/>
                <w:b w:val="0"/>
                <w:bCs w:val="0"/>
                <w:sz w:val="20"/>
                <w:szCs w:val="20"/>
              </w:rPr>
              <w:t xml:space="preserve">US </w:t>
            </w:r>
            <w:r w:rsidR="00C07C58">
              <w:rPr>
                <w:rFonts w:cstheme="minorHAnsi"/>
                <w:b w:val="0"/>
                <w:bCs w:val="0"/>
                <w:sz w:val="20"/>
                <w:szCs w:val="20"/>
              </w:rPr>
              <w:t>EST</w:t>
            </w:r>
          </w:p>
        </w:tc>
        <w:tc>
          <w:tcPr>
            <w:tcW w:w="1843" w:type="dxa"/>
          </w:tcPr>
          <w:p w14:paraId="3BD79F3D" w14:textId="54EA34EF" w:rsidR="00E46801" w:rsidRPr="00166E0B" w:rsidRDefault="00F17584" w:rsidP="000F4D16">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Sun – sun </w:t>
            </w:r>
          </w:p>
        </w:tc>
        <w:tc>
          <w:tcPr>
            <w:tcW w:w="1843" w:type="dxa"/>
          </w:tcPr>
          <w:p w14:paraId="5A04BC34" w14:textId="1F510459" w:rsidR="00E46801" w:rsidRPr="00166E0B" w:rsidRDefault="00F17584" w:rsidP="000F4D16">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24 hours</w:t>
            </w:r>
          </w:p>
        </w:tc>
      </w:tr>
      <w:tr w:rsidR="00E46801" w:rsidRPr="00166E0B" w14:paraId="2ABC5295" w14:textId="77777777" w:rsidTr="00D160C3">
        <w:tc>
          <w:tcPr>
            <w:cnfStyle w:val="001000000000" w:firstRow="0" w:lastRow="0" w:firstColumn="1" w:lastColumn="0" w:oddVBand="0" w:evenVBand="0" w:oddHBand="0" w:evenHBand="0" w:firstRowFirstColumn="0" w:firstRowLastColumn="0" w:lastRowFirstColumn="0" w:lastRowLastColumn="0"/>
            <w:tcW w:w="2835" w:type="dxa"/>
          </w:tcPr>
          <w:p w14:paraId="7FA71F28" w14:textId="77777777" w:rsidR="00E46801" w:rsidRPr="00166E0B" w:rsidRDefault="00E46801" w:rsidP="000F4D16">
            <w:pPr>
              <w:spacing w:after="0"/>
              <w:rPr>
                <w:rFonts w:cstheme="minorHAnsi"/>
                <w:b w:val="0"/>
                <w:bCs w:val="0"/>
                <w:color w:val="0000FF"/>
                <w:sz w:val="20"/>
                <w:szCs w:val="20"/>
              </w:rPr>
            </w:pPr>
          </w:p>
        </w:tc>
        <w:tc>
          <w:tcPr>
            <w:tcW w:w="1843" w:type="dxa"/>
          </w:tcPr>
          <w:p w14:paraId="49634029" w14:textId="77777777" w:rsidR="00E46801" w:rsidRPr="00166E0B" w:rsidRDefault="00E46801" w:rsidP="000F4D16">
            <w:pPr>
              <w:spacing w:after="0"/>
              <w:cnfStyle w:val="000000000000" w:firstRow="0" w:lastRow="0" w:firstColumn="0" w:lastColumn="0" w:oddVBand="0" w:evenVBand="0" w:oddHBand="0" w:evenHBand="0" w:firstRowFirstColumn="0" w:firstRowLastColumn="0" w:lastRowFirstColumn="0" w:lastRowLastColumn="0"/>
              <w:rPr>
                <w:rFonts w:cstheme="minorHAnsi"/>
                <w:color w:val="0000FF"/>
                <w:sz w:val="20"/>
                <w:szCs w:val="20"/>
              </w:rPr>
            </w:pPr>
          </w:p>
        </w:tc>
        <w:tc>
          <w:tcPr>
            <w:tcW w:w="1843" w:type="dxa"/>
          </w:tcPr>
          <w:p w14:paraId="7FA13DD5" w14:textId="77777777" w:rsidR="00E46801" w:rsidRPr="00166E0B" w:rsidRDefault="00E46801" w:rsidP="000F4D16">
            <w:pPr>
              <w:spacing w:after="0"/>
              <w:cnfStyle w:val="000000000000" w:firstRow="0" w:lastRow="0" w:firstColumn="0" w:lastColumn="0" w:oddVBand="0" w:evenVBand="0" w:oddHBand="0" w:evenHBand="0" w:firstRowFirstColumn="0" w:firstRowLastColumn="0" w:lastRowFirstColumn="0" w:lastRowLastColumn="0"/>
              <w:rPr>
                <w:rFonts w:cstheme="minorHAnsi"/>
                <w:color w:val="0000FF"/>
                <w:sz w:val="20"/>
                <w:szCs w:val="20"/>
              </w:rPr>
            </w:pPr>
          </w:p>
        </w:tc>
      </w:tr>
    </w:tbl>
    <w:p w14:paraId="46B3A8AA" w14:textId="3B80B684" w:rsidR="004B6F21" w:rsidRPr="00166E0B" w:rsidRDefault="00B4199D" w:rsidP="003452E0">
      <w:pPr>
        <w:pStyle w:val="Caption"/>
      </w:pPr>
      <w:r w:rsidRPr="00166E0B">
        <w:t xml:space="preserve">Production </w:t>
      </w:r>
      <w:r w:rsidR="007F5B25">
        <w:t>S</w:t>
      </w:r>
      <w:r w:rsidRPr="00166E0B">
        <w:t xml:space="preserve">ervice </w:t>
      </w:r>
      <w:r w:rsidR="007F5B25">
        <w:t>H</w:t>
      </w:r>
      <w:r w:rsidRPr="00166E0B">
        <w:t>ours</w:t>
      </w:r>
    </w:p>
    <w:p w14:paraId="11309F3B" w14:textId="65E9797C" w:rsidR="00C443D4" w:rsidRPr="00166E0B" w:rsidRDefault="00C443D4" w:rsidP="00C443D4">
      <w:pPr>
        <w:rPr>
          <w:b/>
          <w:bCs/>
        </w:rPr>
      </w:pPr>
      <w:r w:rsidRPr="00166E0B">
        <w:rPr>
          <w:b/>
          <w:bCs/>
        </w:rPr>
        <w:t>Support Hours</w:t>
      </w:r>
    </w:p>
    <w:p w14:paraId="11594239" w14:textId="237D46A2" w:rsidR="00C443D4" w:rsidRPr="00166E0B" w:rsidRDefault="00703591" w:rsidP="00C443D4">
      <w:pPr>
        <w:spacing w:after="240"/>
      </w:pPr>
      <w:r>
        <w:t>The hours during which support will be available for the production system are as follows</w:t>
      </w:r>
      <w:r w:rsidR="00C443D4" w:rsidRPr="00166E0B">
        <w:t>:</w:t>
      </w:r>
    </w:p>
    <w:tbl>
      <w:tblPr>
        <w:tblStyle w:val="GridTable4-Accent1"/>
        <w:tblW w:w="0" w:type="auto"/>
        <w:tblInd w:w="-5" w:type="dxa"/>
        <w:tblLook w:val="04A0" w:firstRow="1" w:lastRow="0" w:firstColumn="1" w:lastColumn="0" w:noHBand="0" w:noVBand="1"/>
      </w:tblPr>
      <w:tblGrid>
        <w:gridCol w:w="2835"/>
        <w:gridCol w:w="1843"/>
        <w:gridCol w:w="1843"/>
      </w:tblGrid>
      <w:tr w:rsidR="00C443D4" w:rsidRPr="00166E0B" w14:paraId="38326B5C" w14:textId="77777777" w:rsidTr="00842F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84E497E" w14:textId="77777777" w:rsidR="00C443D4" w:rsidRPr="00166E0B" w:rsidRDefault="00C443D4" w:rsidP="00842FAA">
            <w:pPr>
              <w:spacing w:after="0"/>
              <w:rPr>
                <w:rFonts w:cstheme="minorHAnsi"/>
                <w:sz w:val="20"/>
                <w:szCs w:val="20"/>
              </w:rPr>
            </w:pPr>
            <w:r w:rsidRPr="00166E0B">
              <w:rPr>
                <w:rFonts w:cstheme="minorHAnsi"/>
                <w:sz w:val="20"/>
                <w:szCs w:val="20"/>
              </w:rPr>
              <w:t>Region</w:t>
            </w:r>
          </w:p>
        </w:tc>
        <w:tc>
          <w:tcPr>
            <w:tcW w:w="1843" w:type="dxa"/>
            <w:vAlign w:val="center"/>
          </w:tcPr>
          <w:p w14:paraId="5E6636DF" w14:textId="77777777" w:rsidR="00C443D4" w:rsidRPr="00166E0B" w:rsidRDefault="00C443D4" w:rsidP="00842FAA">
            <w:pPr>
              <w:spacing w:after="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6E0B">
              <w:rPr>
                <w:rFonts w:cstheme="minorHAnsi"/>
                <w:sz w:val="20"/>
                <w:szCs w:val="20"/>
              </w:rPr>
              <w:t xml:space="preserve">Day(s) </w:t>
            </w:r>
          </w:p>
        </w:tc>
        <w:tc>
          <w:tcPr>
            <w:tcW w:w="1843" w:type="dxa"/>
            <w:vAlign w:val="center"/>
          </w:tcPr>
          <w:p w14:paraId="1253E986" w14:textId="77777777" w:rsidR="00C443D4" w:rsidRPr="00166E0B" w:rsidRDefault="00C443D4" w:rsidP="00842FAA">
            <w:pPr>
              <w:spacing w:after="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66E0B">
              <w:rPr>
                <w:rFonts w:cstheme="minorHAnsi"/>
                <w:sz w:val="20"/>
                <w:szCs w:val="20"/>
              </w:rPr>
              <w:t>Hours</w:t>
            </w:r>
          </w:p>
        </w:tc>
      </w:tr>
      <w:tr w:rsidR="001F3692" w:rsidRPr="00166E0B" w14:paraId="25565F00" w14:textId="77777777" w:rsidTr="00842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14D6C50" w14:textId="1DE86C39" w:rsidR="001F3692" w:rsidRPr="00166E0B" w:rsidRDefault="001F3692" w:rsidP="001F3692">
            <w:pPr>
              <w:spacing w:after="0"/>
              <w:rPr>
                <w:rFonts w:cstheme="minorHAnsi"/>
                <w:b w:val="0"/>
                <w:bCs w:val="0"/>
                <w:sz w:val="20"/>
                <w:szCs w:val="20"/>
              </w:rPr>
            </w:pPr>
            <w:r>
              <w:rPr>
                <w:rFonts w:cstheme="minorHAnsi"/>
                <w:b w:val="0"/>
                <w:bCs w:val="0"/>
                <w:sz w:val="20"/>
                <w:szCs w:val="20"/>
              </w:rPr>
              <w:t>US EST</w:t>
            </w:r>
          </w:p>
        </w:tc>
        <w:tc>
          <w:tcPr>
            <w:tcW w:w="1843" w:type="dxa"/>
          </w:tcPr>
          <w:p w14:paraId="1240DBE8" w14:textId="4379C93E" w:rsidR="001F3692" w:rsidRPr="00166E0B" w:rsidRDefault="001F3692" w:rsidP="001F3692">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M-F</w:t>
            </w:r>
          </w:p>
        </w:tc>
        <w:tc>
          <w:tcPr>
            <w:tcW w:w="1843" w:type="dxa"/>
          </w:tcPr>
          <w:p w14:paraId="5D411884" w14:textId="15903153" w:rsidR="001F3692" w:rsidRPr="00166E0B" w:rsidRDefault="001F3692" w:rsidP="001F3692">
            <w:pPr>
              <w:spacing w:after="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5:00 – 18:00</w:t>
            </w:r>
          </w:p>
        </w:tc>
      </w:tr>
      <w:tr w:rsidR="001F3692" w:rsidRPr="00166E0B" w14:paraId="0F27CA8D" w14:textId="77777777" w:rsidTr="00842FAA">
        <w:tc>
          <w:tcPr>
            <w:cnfStyle w:val="001000000000" w:firstRow="0" w:lastRow="0" w:firstColumn="1" w:lastColumn="0" w:oddVBand="0" w:evenVBand="0" w:oddHBand="0" w:evenHBand="0" w:firstRowFirstColumn="0" w:firstRowLastColumn="0" w:lastRowFirstColumn="0" w:lastRowLastColumn="0"/>
            <w:tcW w:w="2835" w:type="dxa"/>
          </w:tcPr>
          <w:p w14:paraId="7D875977" w14:textId="77777777" w:rsidR="001F3692" w:rsidRPr="00166E0B" w:rsidRDefault="001F3692" w:rsidP="001F3692">
            <w:pPr>
              <w:spacing w:after="0"/>
              <w:rPr>
                <w:rFonts w:cstheme="minorHAnsi"/>
                <w:b w:val="0"/>
                <w:bCs w:val="0"/>
                <w:color w:val="0000FF"/>
                <w:sz w:val="20"/>
                <w:szCs w:val="20"/>
              </w:rPr>
            </w:pPr>
          </w:p>
        </w:tc>
        <w:tc>
          <w:tcPr>
            <w:tcW w:w="1843" w:type="dxa"/>
          </w:tcPr>
          <w:p w14:paraId="4C801B99" w14:textId="77777777" w:rsidR="001F3692" w:rsidRPr="00166E0B" w:rsidRDefault="001F3692" w:rsidP="001F3692">
            <w:pPr>
              <w:spacing w:after="0"/>
              <w:cnfStyle w:val="000000000000" w:firstRow="0" w:lastRow="0" w:firstColumn="0" w:lastColumn="0" w:oddVBand="0" w:evenVBand="0" w:oddHBand="0" w:evenHBand="0" w:firstRowFirstColumn="0" w:firstRowLastColumn="0" w:lastRowFirstColumn="0" w:lastRowLastColumn="0"/>
              <w:rPr>
                <w:rFonts w:cstheme="minorHAnsi"/>
                <w:color w:val="0000FF"/>
                <w:sz w:val="20"/>
                <w:szCs w:val="20"/>
              </w:rPr>
            </w:pPr>
          </w:p>
        </w:tc>
        <w:tc>
          <w:tcPr>
            <w:tcW w:w="1843" w:type="dxa"/>
          </w:tcPr>
          <w:p w14:paraId="69AF8FAD" w14:textId="77777777" w:rsidR="001F3692" w:rsidRPr="00166E0B" w:rsidRDefault="001F3692" w:rsidP="001F3692">
            <w:pPr>
              <w:spacing w:after="0"/>
              <w:cnfStyle w:val="000000000000" w:firstRow="0" w:lastRow="0" w:firstColumn="0" w:lastColumn="0" w:oddVBand="0" w:evenVBand="0" w:oddHBand="0" w:evenHBand="0" w:firstRowFirstColumn="0" w:firstRowLastColumn="0" w:lastRowFirstColumn="0" w:lastRowLastColumn="0"/>
              <w:rPr>
                <w:rFonts w:cstheme="minorHAnsi"/>
                <w:color w:val="0000FF"/>
                <w:sz w:val="20"/>
                <w:szCs w:val="20"/>
              </w:rPr>
            </w:pPr>
          </w:p>
        </w:tc>
      </w:tr>
    </w:tbl>
    <w:p w14:paraId="11F222E0" w14:textId="21D11F82" w:rsidR="00C443D4" w:rsidRPr="00166E0B" w:rsidRDefault="00C443D4" w:rsidP="00C443D4">
      <w:pPr>
        <w:pStyle w:val="Caption"/>
      </w:pPr>
      <w:r w:rsidRPr="00166E0B">
        <w:t xml:space="preserve">Production </w:t>
      </w:r>
      <w:r w:rsidR="007F5B25">
        <w:t>S</w:t>
      </w:r>
      <w:r w:rsidR="00BF38BD" w:rsidRPr="00166E0B">
        <w:t>upport</w:t>
      </w:r>
      <w:r w:rsidRPr="00166E0B">
        <w:t xml:space="preserve"> </w:t>
      </w:r>
      <w:r w:rsidR="007F5B25">
        <w:t>H</w:t>
      </w:r>
      <w:r w:rsidRPr="00166E0B">
        <w:t>ours</w:t>
      </w:r>
    </w:p>
    <w:p w14:paraId="3AF43BFA" w14:textId="77777777" w:rsidR="00CE274E" w:rsidRPr="00166E0B" w:rsidRDefault="00CE274E" w:rsidP="0041268F">
      <w:pPr>
        <w:pStyle w:val="Heading2"/>
      </w:pPr>
      <w:bookmarkStart w:id="136" w:name="_Toc64965052"/>
      <w:r w:rsidRPr="00166E0B">
        <w:t>User Experience Overview</w:t>
      </w:r>
      <w:bookmarkEnd w:id="136"/>
    </w:p>
    <w:p w14:paraId="2E3C4685" w14:textId="77777777" w:rsidR="00132C94" w:rsidRPr="00166E0B" w:rsidRDefault="00132C94" w:rsidP="00132C94">
      <w:pPr>
        <w:pStyle w:val="Heading3"/>
      </w:pPr>
      <w:bookmarkStart w:id="137" w:name="_Toc64965053"/>
      <w:r w:rsidRPr="00166E0B">
        <w:t>User Experience Measures</w:t>
      </w:r>
      <w:bookmarkEnd w:id="137"/>
    </w:p>
    <w:p w14:paraId="246E667E" w14:textId="0FBFDD9F" w:rsidR="00132C94" w:rsidRPr="00166E0B" w:rsidRDefault="232B2394" w:rsidP="00132C94">
      <w:r>
        <w:t>U</w:t>
      </w:r>
      <w:r w:rsidR="00A03634">
        <w:t>ser</w:t>
      </w:r>
      <w:r w:rsidR="00A03634" w:rsidRPr="00166E0B">
        <w:t xml:space="preserve"> experience measurement</w:t>
      </w:r>
      <w:r w:rsidR="0083386C">
        <w:t>s were taken</w:t>
      </w:r>
      <w:r w:rsidR="00A03634" w:rsidRPr="00166E0B">
        <w:t xml:space="preserve"> </w:t>
      </w:r>
      <w:r w:rsidR="005F4E74" w:rsidRPr="00166E0B">
        <w:t xml:space="preserve">as </w:t>
      </w:r>
      <w:r w:rsidR="23410F3F">
        <w:t>part of the POC process</w:t>
      </w:r>
    </w:p>
    <w:p w14:paraId="3A5EB78E" w14:textId="77777777" w:rsidR="00CE274E" w:rsidRPr="00166E0B" w:rsidRDefault="00CE274E" w:rsidP="00132C94">
      <w:pPr>
        <w:pStyle w:val="Heading3"/>
      </w:pPr>
      <w:bookmarkStart w:id="138" w:name="_Toc64965054"/>
      <w:r w:rsidRPr="00166E0B">
        <w:t>User Experience Design</w:t>
      </w:r>
      <w:bookmarkEnd w:id="138"/>
    </w:p>
    <w:p w14:paraId="7E0F6111" w14:textId="68B1E6BF" w:rsidR="009002A6" w:rsidRPr="00166E0B" w:rsidRDefault="18D657A0" w:rsidP="009002A6">
      <w:r>
        <w:t>COTS product user ex</w:t>
      </w:r>
      <w:r w:rsidR="00E82A9E">
        <w:t xml:space="preserve">perience </w:t>
      </w:r>
      <w:r w:rsidR="2936EAC9">
        <w:t xml:space="preserve">was evaluated during the POC </w:t>
      </w:r>
    </w:p>
    <w:p w14:paraId="15F12E81" w14:textId="77777777" w:rsidR="00CE274E" w:rsidRPr="00166E0B" w:rsidRDefault="00CE274E" w:rsidP="00132C94">
      <w:pPr>
        <w:pStyle w:val="Heading3"/>
      </w:pPr>
      <w:bookmarkStart w:id="139" w:name="_Toc64965055"/>
      <w:r w:rsidRPr="00166E0B">
        <w:lastRenderedPageBreak/>
        <w:t>User Experience Journey Maps</w:t>
      </w:r>
      <w:bookmarkEnd w:id="139"/>
    </w:p>
    <w:p w14:paraId="1638B34A" w14:textId="35EDC831" w:rsidR="747F99CF" w:rsidRDefault="747F99CF" w:rsidP="00135A95">
      <w:pPr>
        <w:rPr>
          <w:rFonts w:ascii="Calibri" w:eastAsia="Calibri" w:hAnsi="Calibri"/>
        </w:rPr>
      </w:pPr>
      <w:r w:rsidRPr="76CECAEA">
        <w:t>N/A</w:t>
      </w:r>
    </w:p>
    <w:p w14:paraId="562840B7" w14:textId="14E0EBA6" w:rsidR="005B33F7" w:rsidRPr="00166E0B" w:rsidRDefault="005B33F7" w:rsidP="0041268F">
      <w:pPr>
        <w:pStyle w:val="Heading2"/>
      </w:pPr>
      <w:bookmarkStart w:id="140" w:name="_Toc64965056"/>
      <w:r w:rsidRPr="00166E0B">
        <w:t xml:space="preserve">Data Refresh </w:t>
      </w:r>
      <w:r w:rsidR="00CF6A4E">
        <w:t>and ETL Overview</w:t>
      </w:r>
      <w:bookmarkEnd w:id="140"/>
    </w:p>
    <w:p w14:paraId="55E00B23" w14:textId="42B7B797" w:rsidR="00A24FA6" w:rsidRPr="003B64F7" w:rsidRDefault="28D845E1" w:rsidP="76CECAEA">
      <w:pPr>
        <w:pStyle w:val="BodyText3"/>
        <w:rPr>
          <w:rFonts w:asciiTheme="minorHAnsi" w:hAnsiTheme="minorHAnsi"/>
          <w:color w:val="auto"/>
          <w:sz w:val="22"/>
          <w:szCs w:val="22"/>
          <w:lang w:val="en-GB"/>
        </w:rPr>
      </w:pPr>
      <w:r w:rsidRPr="76CECAEA">
        <w:rPr>
          <w:rFonts w:asciiTheme="minorHAnsi" w:hAnsiTheme="minorHAnsi"/>
          <w:color w:val="auto"/>
          <w:sz w:val="22"/>
          <w:szCs w:val="22"/>
          <w:lang w:val="en-GB"/>
        </w:rPr>
        <w:t>T</w:t>
      </w:r>
      <w:r w:rsidR="004D23FB" w:rsidRPr="76CECAEA">
        <w:rPr>
          <w:rFonts w:asciiTheme="minorHAnsi" w:hAnsiTheme="minorHAnsi"/>
          <w:color w:val="auto"/>
          <w:sz w:val="22"/>
          <w:szCs w:val="22"/>
          <w:lang w:val="en-GB"/>
        </w:rPr>
        <w:t xml:space="preserve">he solution has no specific requirements for data </w:t>
      </w:r>
      <w:r w:rsidR="005E7273" w:rsidRPr="76CECAEA">
        <w:rPr>
          <w:rFonts w:asciiTheme="minorHAnsi" w:hAnsiTheme="minorHAnsi"/>
          <w:color w:val="auto"/>
          <w:sz w:val="22"/>
          <w:szCs w:val="22"/>
          <w:lang w:val="en-GB"/>
        </w:rPr>
        <w:t xml:space="preserve">ingestion, </w:t>
      </w:r>
      <w:r w:rsidR="006238E9" w:rsidRPr="76CECAEA">
        <w:rPr>
          <w:rFonts w:asciiTheme="minorHAnsi" w:hAnsiTheme="minorHAnsi"/>
          <w:color w:val="auto"/>
          <w:sz w:val="22"/>
          <w:szCs w:val="22"/>
          <w:lang w:val="en-GB"/>
        </w:rPr>
        <w:t xml:space="preserve">refresh or </w:t>
      </w:r>
      <w:r w:rsidR="00A16CD6" w:rsidRPr="76CECAEA">
        <w:rPr>
          <w:rFonts w:asciiTheme="minorHAnsi" w:hAnsiTheme="minorHAnsi"/>
          <w:color w:val="auto"/>
          <w:sz w:val="22"/>
          <w:szCs w:val="22"/>
          <w:lang w:val="en-GB"/>
        </w:rPr>
        <w:t xml:space="preserve">bulk </w:t>
      </w:r>
      <w:r w:rsidR="006238E9" w:rsidRPr="76CECAEA">
        <w:rPr>
          <w:rFonts w:asciiTheme="minorHAnsi" w:hAnsiTheme="minorHAnsi"/>
          <w:color w:val="auto"/>
          <w:sz w:val="22"/>
          <w:szCs w:val="22"/>
          <w:lang w:val="en-GB"/>
        </w:rPr>
        <w:t xml:space="preserve">data load processes. </w:t>
      </w:r>
    </w:p>
    <w:p w14:paraId="518DE335" w14:textId="6CB4F57A" w:rsidR="00A24FA6" w:rsidRPr="003B64F7" w:rsidRDefault="004866A8" w:rsidP="00BA61D0">
      <w:pPr>
        <w:pStyle w:val="BodyText3"/>
        <w:rPr>
          <w:rFonts w:asciiTheme="minorHAnsi" w:hAnsiTheme="minorHAnsi"/>
          <w:color w:val="auto"/>
          <w:sz w:val="22"/>
          <w:szCs w:val="22"/>
          <w:lang w:val="en-GB"/>
        </w:rPr>
      </w:pPr>
      <w:r>
        <w:rPr>
          <w:rFonts w:asciiTheme="minorHAnsi" w:hAnsiTheme="minorHAnsi"/>
          <w:iCs/>
          <w:color w:val="auto"/>
          <w:sz w:val="22"/>
          <w:szCs w:val="22"/>
          <w:lang w:val="en-GB"/>
        </w:rPr>
        <w:t xml:space="preserve">No Operational Level Agreements (OLA) are in place for the availability of data from source systems </w:t>
      </w:r>
    </w:p>
    <w:p w14:paraId="18B53F3B" w14:textId="77777777" w:rsidR="00FA72EB" w:rsidRPr="00166E0B" w:rsidRDefault="00FA72EB" w:rsidP="0041268F">
      <w:pPr>
        <w:pStyle w:val="Heading2"/>
      </w:pPr>
      <w:bookmarkStart w:id="141" w:name="_Toc64965057"/>
      <w:r w:rsidRPr="00166E0B">
        <w:t xml:space="preserve">e-Discovery </w:t>
      </w:r>
      <w:r w:rsidR="00E77F0A" w:rsidRPr="00166E0B">
        <w:t xml:space="preserve">Response </w:t>
      </w:r>
      <w:r w:rsidRPr="00166E0B">
        <w:t>Overview</w:t>
      </w:r>
      <w:bookmarkEnd w:id="141"/>
    </w:p>
    <w:p w14:paraId="478C1635" w14:textId="7A39A491" w:rsidR="00FA72EB" w:rsidRPr="00166E0B" w:rsidRDefault="00EE40A9" w:rsidP="00EE40A9">
      <w:r w:rsidRPr="00166E0B">
        <w:t xml:space="preserve">The outcome of the RID is that the </w:t>
      </w:r>
      <w:r w:rsidR="00552535" w:rsidRPr="00166E0B">
        <w:t xml:space="preserve">solution is </w:t>
      </w:r>
      <w:r w:rsidRPr="00166E0B">
        <w:t>not subject to eDiscovery controls</w:t>
      </w:r>
      <w:r w:rsidR="00552535" w:rsidRPr="00166E0B">
        <w:t>.</w:t>
      </w:r>
    </w:p>
    <w:p w14:paraId="08D947F7" w14:textId="77777777" w:rsidR="00EA497C" w:rsidRPr="00166E0B" w:rsidRDefault="00EA497C" w:rsidP="0041268F">
      <w:pPr>
        <w:pStyle w:val="Heading2"/>
      </w:pPr>
      <w:bookmarkStart w:id="142" w:name="_Toc64965058"/>
      <w:r w:rsidRPr="00166E0B">
        <w:t>Scalability</w:t>
      </w:r>
      <w:r w:rsidR="00770B83" w:rsidRPr="00166E0B">
        <w:t xml:space="preserve"> and Elasticity</w:t>
      </w:r>
      <w:r w:rsidRPr="00166E0B">
        <w:t xml:space="preserve"> Overview</w:t>
      </w:r>
      <w:bookmarkEnd w:id="142"/>
    </w:p>
    <w:p w14:paraId="03DC0FBB" w14:textId="59620D80" w:rsidR="00241396" w:rsidRDefault="634735B3" w:rsidP="00241396">
      <w:r>
        <w:t>T</w:t>
      </w:r>
      <w:r w:rsidR="00A520AD">
        <w:t xml:space="preserve">he </w:t>
      </w:r>
      <w:r w:rsidR="00D021D0">
        <w:t xml:space="preserve">solution’s </w:t>
      </w:r>
      <w:r w:rsidR="00A520AD">
        <w:t xml:space="preserve">capacity </w:t>
      </w:r>
      <w:r w:rsidR="00AB15D1">
        <w:t>management and</w:t>
      </w:r>
      <w:r w:rsidR="00A520AD">
        <w:t xml:space="preserve"> monitoring</w:t>
      </w:r>
      <w:r w:rsidR="00AB15D1">
        <w:t xml:space="preserve"> </w:t>
      </w:r>
      <w:r w:rsidR="00842B73">
        <w:t>approach</w:t>
      </w:r>
      <w:r w:rsidR="00AB15D1">
        <w:t xml:space="preserve">, including </w:t>
      </w:r>
      <w:r w:rsidR="00842B73">
        <w:t xml:space="preserve">how the solution </w:t>
      </w:r>
      <w:r w:rsidR="008C3134">
        <w:t>is equipped to respond to increases</w:t>
      </w:r>
      <w:r w:rsidR="00AC29DC">
        <w:t xml:space="preserve"> and/or decreases in demand for compute </w:t>
      </w:r>
      <w:r w:rsidR="00CB4871">
        <w:t>resources</w:t>
      </w:r>
      <w:r w:rsidR="00AF7DD9">
        <w:t>.</w:t>
      </w:r>
    </w:p>
    <w:p w14:paraId="2BCEB0B8" w14:textId="57ACBAD5" w:rsidR="095A2599" w:rsidRDefault="041EA61F" w:rsidP="2D0CEC5B">
      <w:pPr>
        <w:rPr>
          <w:rFonts w:ascii="Calibri" w:eastAsia="Calibri" w:hAnsi="Calibri"/>
        </w:rPr>
      </w:pPr>
      <w:r w:rsidRPr="2D0CEC5B">
        <w:rPr>
          <w:rFonts w:ascii="Calibri" w:eastAsia="Calibri" w:hAnsi="Calibri"/>
        </w:rPr>
        <w:t xml:space="preserve">Resources are increased and decreased according the CPQP users demands, programable through the </w:t>
      </w:r>
      <w:r w:rsidR="00BF345C" w:rsidRPr="2D0CEC5B">
        <w:rPr>
          <w:rFonts w:ascii="Calibri" w:eastAsia="Calibri" w:hAnsi="Calibri"/>
        </w:rPr>
        <w:t>MetWorx</w:t>
      </w:r>
      <w:r w:rsidRPr="2D0CEC5B">
        <w:rPr>
          <w:rFonts w:ascii="Calibri" w:eastAsia="Calibri" w:hAnsi="Calibri"/>
        </w:rPr>
        <w:t xml:space="preserve"> dashboard</w:t>
      </w:r>
      <w:r w:rsidR="00DC27BC">
        <w:rPr>
          <w:rFonts w:ascii="Calibri" w:eastAsia="Calibri" w:hAnsi="Calibri"/>
        </w:rPr>
        <w:t>.</w:t>
      </w:r>
      <w:r w:rsidRPr="2D0CEC5B">
        <w:rPr>
          <w:rFonts w:ascii="Calibri" w:eastAsia="Calibri" w:hAnsi="Calibri"/>
        </w:rPr>
        <w:t xml:space="preserve"> </w:t>
      </w:r>
      <w:r w:rsidR="095A2599" w:rsidRPr="2D0CEC5B">
        <w:rPr>
          <w:rFonts w:ascii="Calibri" w:eastAsia="Calibri" w:hAnsi="Calibri"/>
        </w:rPr>
        <w:t xml:space="preserve"> </w:t>
      </w:r>
    </w:p>
    <w:p w14:paraId="22997066" w14:textId="5F33BB1C" w:rsidR="00A23139" w:rsidRPr="00166E0B" w:rsidRDefault="00EA497C" w:rsidP="0041268F">
      <w:pPr>
        <w:pStyle w:val="Heading2"/>
      </w:pPr>
      <w:bookmarkStart w:id="143" w:name="_Toc64965059"/>
      <w:r w:rsidRPr="00166E0B">
        <w:t xml:space="preserve">System Lifecycle </w:t>
      </w:r>
      <w:r w:rsidR="00255E70" w:rsidRPr="00166E0B">
        <w:t>P</w:t>
      </w:r>
      <w:r w:rsidRPr="00166E0B">
        <w:t>lan</w:t>
      </w:r>
      <w:bookmarkEnd w:id="143"/>
    </w:p>
    <w:p w14:paraId="57A8B936" w14:textId="1F29BD25" w:rsidR="00BA61D0" w:rsidRPr="00166E0B" w:rsidRDefault="00567AD6" w:rsidP="00976706">
      <w:r w:rsidRPr="00166E0B">
        <w:t>Th</w:t>
      </w:r>
      <w:r w:rsidR="00747851" w:rsidRPr="00166E0B">
        <w:t>is is the first implementation of the solution</w:t>
      </w:r>
      <w:r w:rsidR="339A7809">
        <w:t>. Metrum research</w:t>
      </w:r>
      <w:r w:rsidR="00C15556" w:rsidRPr="00166E0B">
        <w:t xml:space="preserve"> is </w:t>
      </w:r>
      <w:r w:rsidR="00CB4871">
        <w:t>coupling</w:t>
      </w:r>
      <w:r w:rsidR="339A7809">
        <w:t xml:space="preserve"> the </w:t>
      </w:r>
      <w:r w:rsidR="3060104A">
        <w:t xml:space="preserve">on demand </w:t>
      </w:r>
      <w:r w:rsidR="339A7809">
        <w:t>GxP qualified compute environment</w:t>
      </w:r>
      <w:r w:rsidR="00747851">
        <w:t xml:space="preserve">. </w:t>
      </w:r>
    </w:p>
    <w:p w14:paraId="5316EDBD" w14:textId="061A2254" w:rsidR="00EA497C" w:rsidRPr="00166E0B" w:rsidRDefault="00EA497C" w:rsidP="0041268F">
      <w:pPr>
        <w:pStyle w:val="Heading2"/>
      </w:pPr>
      <w:bookmarkStart w:id="144" w:name="_Toc64965060"/>
      <w:bookmarkStart w:id="145" w:name="_Hlk514769377"/>
      <w:r w:rsidRPr="00166E0B">
        <w:t xml:space="preserve">Component Lifecycle </w:t>
      </w:r>
      <w:r w:rsidR="00805AE2" w:rsidRPr="00166E0B">
        <w:t xml:space="preserve">Overview </w:t>
      </w:r>
      <w:r w:rsidR="00A06ED5" w:rsidRPr="00166E0B">
        <w:t>and</w:t>
      </w:r>
      <w:r w:rsidRPr="00166E0B">
        <w:t xml:space="preserve"> Evergreen </w:t>
      </w:r>
      <w:r w:rsidR="00C23324">
        <w:t>S</w:t>
      </w:r>
      <w:r w:rsidRPr="00166E0B">
        <w:t>tatement</w:t>
      </w:r>
      <w:bookmarkEnd w:id="144"/>
    </w:p>
    <w:bookmarkEnd w:id="145"/>
    <w:p w14:paraId="4827853D" w14:textId="2397A93E" w:rsidR="226213ED" w:rsidRDefault="226213ED" w:rsidP="00CB4871">
      <w:pPr>
        <w:rPr>
          <w:rFonts w:ascii="Calibri" w:eastAsia="Calibri" w:hAnsi="Calibri"/>
        </w:rPr>
      </w:pPr>
      <w:r w:rsidRPr="76CECAEA">
        <w:t>Refer to section 4.11</w:t>
      </w:r>
      <w:r w:rsidR="00EB2C71">
        <w:t>.</w:t>
      </w:r>
    </w:p>
    <w:p w14:paraId="29C5A1FB" w14:textId="77777777" w:rsidR="007F2532" w:rsidRPr="00166E0B" w:rsidRDefault="007F2532" w:rsidP="0041268F">
      <w:pPr>
        <w:pStyle w:val="Heading2"/>
      </w:pPr>
      <w:bookmarkStart w:id="146" w:name="_Toc64965061"/>
      <w:r w:rsidRPr="00166E0B">
        <w:t>High Availability / Resiliency / COOP / BCP / DR Description</w:t>
      </w:r>
      <w:bookmarkEnd w:id="146"/>
    </w:p>
    <w:p w14:paraId="136CF8AD" w14:textId="77777777" w:rsidR="004847BE" w:rsidRDefault="004847BE" w:rsidP="007D0A90">
      <w:pPr>
        <w:rPr>
          <w:ins w:id="147" w:author="Fedoryczuk, Jim (Turnberry)" w:date="2022-01-27T13:28:00Z"/>
          <w:color w:val="0000FF"/>
        </w:rPr>
      </w:pPr>
    </w:p>
    <w:p w14:paraId="70D58AD2" w14:textId="77777777" w:rsidR="004847BE" w:rsidRPr="008B7108" w:rsidRDefault="004847BE" w:rsidP="007D0A90">
      <w:pPr>
        <w:rPr>
          <w:ins w:id="148" w:author="Fedoryczuk, Jim (Turnberry)" w:date="2022-01-27T13:28:00Z"/>
        </w:rPr>
      </w:pPr>
    </w:p>
    <w:p w14:paraId="599062FA" w14:textId="11C7281F" w:rsidR="007D0A90" w:rsidRPr="008B7108" w:rsidRDefault="00B83D37" w:rsidP="007D0A90">
      <w:pPr>
        <w:rPr>
          <w:ins w:id="149" w:author="Fedoryczuk, Jim (Turnberry)" w:date="2022-01-27T13:31:00Z"/>
        </w:rPr>
      </w:pPr>
      <w:ins w:id="150" w:author="Fedoryczuk, Jim (Turnberry)" w:date="2022-01-27T13:28:00Z">
        <w:r w:rsidRPr="008B7108">
          <w:lastRenderedPageBreak/>
          <w:t>The entire environment is hosted in AZ A</w:t>
        </w:r>
      </w:ins>
      <w:ins w:id="151" w:author="Fedoryczuk, Jim (Turnberry)" w:date="2022-01-27T13:29:00Z">
        <w:r w:rsidRPr="008B7108">
          <w:t>WS VPC</w:t>
        </w:r>
        <w:r w:rsidR="00923EF3" w:rsidRPr="008B7108">
          <w:t xml:space="preserve">. </w:t>
        </w:r>
      </w:ins>
      <w:ins w:id="152" w:author="Fedoryczuk, Jim (Turnberry)" w:date="2022-01-27T13:32:00Z">
        <w:r w:rsidR="008B7108">
          <w:t>S</w:t>
        </w:r>
      </w:ins>
      <w:ins w:id="153" w:author="Fedoryczuk, Jim (Turnberry)" w:date="2022-01-27T13:29:00Z">
        <w:r w:rsidR="00923EF3" w:rsidRPr="008B7108">
          <w:t xml:space="preserve">ince it is hosted in AWS we will benefit from the standard AWS resilience </w:t>
        </w:r>
      </w:ins>
      <w:del w:id="154" w:author="Fedoryczuk, Jim (Turnberry)" w:date="2022-01-27T13:29:00Z">
        <w:r w:rsidR="007D0A90" w:rsidRPr="008B7108" w:rsidDel="00923EF3">
          <w:delText>*** DELETE ME</w:delText>
        </w:r>
      </w:del>
      <w:ins w:id="155" w:author="Fedoryczuk, Jim (Turnberry)" w:date="2022-01-27T13:29:00Z">
        <w:r w:rsidR="00923EF3" w:rsidRPr="008B7108">
          <w:t xml:space="preserve">practices. </w:t>
        </w:r>
        <w:r w:rsidR="00BF7F06" w:rsidRPr="008B7108">
          <w:t>In addit</w:t>
        </w:r>
      </w:ins>
      <w:ins w:id="156" w:author="Fedoryczuk, Jim (Turnberry)" w:date="2022-01-27T13:30:00Z">
        <w:r w:rsidR="00BF7F06" w:rsidRPr="008B7108">
          <w:t>ion we will take daily AWS snapshots of the GitHub enterpriser server</w:t>
        </w:r>
        <w:r w:rsidR="00911288" w:rsidRPr="008B7108">
          <w:t xml:space="preserve"> to ensure that we meet the required recovery point. </w:t>
        </w:r>
      </w:ins>
      <w:ins w:id="157" w:author="Fedoryczuk, Jim (Turnberry)" w:date="2022-01-27T13:31:00Z">
        <w:r w:rsidR="0066477F" w:rsidRPr="008B7108">
          <w:t>The CPQP platform is not classified as a critical system.</w:t>
        </w:r>
      </w:ins>
    </w:p>
    <w:p w14:paraId="18AA2C00" w14:textId="109696E0" w:rsidR="0066477F" w:rsidRPr="00166E0B" w:rsidDel="008B7108" w:rsidRDefault="0066477F" w:rsidP="007D0A90">
      <w:pPr>
        <w:rPr>
          <w:del w:id="158" w:author="Fedoryczuk, Jim (Turnberry)" w:date="2022-01-27T13:31:00Z"/>
          <w:color w:val="0000FF"/>
        </w:rPr>
      </w:pPr>
    </w:p>
    <w:p w14:paraId="1331FEAB" w14:textId="06FC1890" w:rsidR="007D0A90" w:rsidRPr="00166E0B" w:rsidDel="008B7108" w:rsidRDefault="00A74C1A" w:rsidP="007D0A90">
      <w:pPr>
        <w:rPr>
          <w:del w:id="159" w:author="Fedoryczuk, Jim (Turnberry)" w:date="2022-01-27T13:31:00Z"/>
          <w:color w:val="0000FF"/>
        </w:rPr>
      </w:pPr>
      <w:del w:id="160" w:author="Fedoryczuk, Jim (Turnberry)" w:date="2022-01-27T13:31:00Z">
        <w:r w:rsidRPr="00166E0B" w:rsidDel="008B7108">
          <w:rPr>
            <w:color w:val="0000FF"/>
          </w:rPr>
          <w:delText>Initiate</w:delText>
        </w:r>
        <w:r w:rsidR="007D0A90" w:rsidRPr="00166E0B" w:rsidDel="008B7108">
          <w:rPr>
            <w:color w:val="0000FF"/>
          </w:rPr>
          <w:delText>; Required</w:delText>
        </w:r>
      </w:del>
    </w:p>
    <w:p w14:paraId="0003A48A" w14:textId="68E2B88C" w:rsidR="007D0A90" w:rsidRPr="00166E0B" w:rsidDel="008B7108" w:rsidRDefault="00012435" w:rsidP="007D0A90">
      <w:pPr>
        <w:rPr>
          <w:del w:id="161" w:author="Fedoryczuk, Jim (Turnberry)" w:date="2022-01-27T13:31:00Z"/>
          <w:b/>
          <w:color w:val="0000FF"/>
        </w:rPr>
      </w:pPr>
      <w:del w:id="162" w:author="Fedoryczuk, Jim (Turnberry)" w:date="2022-01-27T13:31:00Z">
        <w:r w:rsidDel="008B7108">
          <w:rPr>
            <w:b/>
            <w:color w:val="0000FF"/>
          </w:rPr>
          <w:delText>Summarise</w:delText>
        </w:r>
        <w:r w:rsidR="003A55DA" w:rsidRPr="00166E0B" w:rsidDel="008B7108">
          <w:rPr>
            <w:b/>
            <w:color w:val="0000FF"/>
          </w:rPr>
          <w:delText xml:space="preserve"> how the system meets the resiliency </w:delText>
        </w:r>
        <w:r w:rsidR="00C7686A" w:rsidRPr="00166E0B" w:rsidDel="008B7108">
          <w:rPr>
            <w:b/>
            <w:color w:val="0000FF"/>
          </w:rPr>
          <w:delText xml:space="preserve">and criticality </w:delText>
        </w:r>
        <w:r w:rsidR="003A55DA" w:rsidRPr="00166E0B" w:rsidDel="008B7108">
          <w:rPr>
            <w:b/>
            <w:color w:val="0000FF"/>
          </w:rPr>
          <w:delText xml:space="preserve">requirements described in the </w:delText>
        </w:r>
        <w:bookmarkStart w:id="163" w:name="_Hlk51166388"/>
        <w:r w:rsidR="00EF6B4A" w:rsidRPr="00166E0B" w:rsidDel="008B7108">
          <w:rPr>
            <w:b/>
            <w:color w:val="0000FF"/>
          </w:rPr>
          <w:delText xml:space="preserve">“Criticality Statement” and </w:delText>
        </w:r>
        <w:r w:rsidR="003D1300" w:rsidRPr="00166E0B" w:rsidDel="008B7108">
          <w:rPr>
            <w:b/>
            <w:color w:val="0000FF"/>
          </w:rPr>
          <w:delText>“</w:delText>
        </w:r>
        <w:commentRangeStart w:id="164"/>
        <w:r w:rsidR="003A55DA" w:rsidRPr="00166E0B" w:rsidDel="008B7108">
          <w:rPr>
            <w:b/>
            <w:color w:val="0000FF"/>
          </w:rPr>
          <w:delText>Resiliency</w:delText>
        </w:r>
        <w:commentRangeEnd w:id="164"/>
        <w:r w:rsidR="003D53D1" w:rsidDel="008B7108">
          <w:rPr>
            <w:rStyle w:val="CommentReference"/>
          </w:rPr>
          <w:commentReference w:id="164"/>
        </w:r>
        <w:r w:rsidR="003A55DA" w:rsidRPr="00166E0B" w:rsidDel="008B7108">
          <w:rPr>
            <w:b/>
            <w:color w:val="0000FF"/>
          </w:rPr>
          <w:delText xml:space="preserve"> Statement</w:delText>
        </w:r>
        <w:r w:rsidR="003D1300" w:rsidRPr="00166E0B" w:rsidDel="008B7108">
          <w:rPr>
            <w:b/>
            <w:color w:val="0000FF"/>
          </w:rPr>
          <w:delText>”</w:delText>
        </w:r>
        <w:bookmarkEnd w:id="163"/>
        <w:r w:rsidR="003A55DA" w:rsidRPr="00166E0B" w:rsidDel="008B7108">
          <w:rPr>
            <w:b/>
            <w:color w:val="0000FF"/>
          </w:rPr>
          <w:delText xml:space="preserve"> </w:delText>
        </w:r>
        <w:r w:rsidR="003D1300" w:rsidRPr="00166E0B" w:rsidDel="008B7108">
          <w:rPr>
            <w:b/>
            <w:color w:val="0000FF"/>
          </w:rPr>
          <w:delText>sections above</w:delText>
        </w:r>
        <w:r w:rsidR="007D0A90" w:rsidRPr="00166E0B" w:rsidDel="008B7108">
          <w:rPr>
            <w:b/>
            <w:color w:val="0000FF"/>
          </w:rPr>
          <w:delText>.</w:delText>
        </w:r>
      </w:del>
    </w:p>
    <w:p w14:paraId="26CC0160" w14:textId="7093ACE4" w:rsidR="007D0A90" w:rsidDel="008B7108" w:rsidRDefault="007D0A90" w:rsidP="007D0A90">
      <w:pPr>
        <w:rPr>
          <w:del w:id="165" w:author="Fedoryczuk, Jim (Turnberry)" w:date="2022-01-27T13:31:00Z"/>
          <w:color w:val="0000FF"/>
        </w:rPr>
      </w:pPr>
      <w:del w:id="166" w:author="Fedoryczuk, Jim (Turnberry)" w:date="2022-01-27T13:31:00Z">
        <w:r w:rsidRPr="00166E0B" w:rsidDel="008B7108">
          <w:rPr>
            <w:color w:val="0000FF"/>
            <w:u w:val="single"/>
          </w:rPr>
          <w:delText>Hint</w:delText>
        </w:r>
        <w:r w:rsidRPr="00166E0B" w:rsidDel="008B7108">
          <w:rPr>
            <w:color w:val="0000FF"/>
          </w:rPr>
          <w:delText xml:space="preserve">: </w:delText>
        </w:r>
        <w:r w:rsidR="003722E2" w:rsidDel="008B7108">
          <w:rPr>
            <w:color w:val="0000FF"/>
          </w:rPr>
          <w:delText>Briefly d</w:delText>
        </w:r>
        <w:r w:rsidR="00B8105D" w:rsidRPr="00166E0B" w:rsidDel="008B7108">
          <w:rPr>
            <w:color w:val="0000FF"/>
          </w:rPr>
          <w:delText xml:space="preserve">escribe </w:delText>
        </w:r>
        <w:r w:rsidR="00B42693" w:rsidRPr="00166E0B" w:rsidDel="008B7108">
          <w:rPr>
            <w:color w:val="0000FF"/>
          </w:rPr>
          <w:delText xml:space="preserve">the </w:delText>
        </w:r>
        <w:r w:rsidR="00E26B85" w:rsidRPr="00166E0B" w:rsidDel="008B7108">
          <w:rPr>
            <w:color w:val="0000FF"/>
          </w:rPr>
          <w:delText xml:space="preserve">provisions made to </w:delText>
        </w:r>
        <w:r w:rsidR="008B0265" w:rsidRPr="00166E0B" w:rsidDel="008B7108">
          <w:rPr>
            <w:color w:val="0000FF"/>
          </w:rPr>
          <w:delText>support the</w:delText>
        </w:r>
        <w:r w:rsidR="008A69B2" w:rsidRPr="00166E0B" w:rsidDel="008B7108">
          <w:rPr>
            <w:color w:val="0000FF"/>
          </w:rPr>
          <w:delText xml:space="preserve"> </w:delText>
        </w:r>
        <w:r w:rsidR="005F52B3" w:rsidRPr="00166E0B" w:rsidDel="008B7108">
          <w:rPr>
            <w:color w:val="0000FF"/>
          </w:rPr>
          <w:delText xml:space="preserve">level of </w:delText>
        </w:r>
        <w:r w:rsidR="008A69B2" w:rsidRPr="00166E0B" w:rsidDel="008B7108">
          <w:rPr>
            <w:color w:val="0000FF"/>
          </w:rPr>
          <w:delText>business continuity</w:delText>
        </w:r>
        <w:r w:rsidR="00A361F3" w:rsidRPr="00166E0B" w:rsidDel="008B7108">
          <w:rPr>
            <w:color w:val="0000FF"/>
          </w:rPr>
          <w:delText xml:space="preserve"> </w:delText>
        </w:r>
        <w:r w:rsidR="005F52B3" w:rsidRPr="00166E0B" w:rsidDel="008B7108">
          <w:rPr>
            <w:color w:val="0000FF"/>
          </w:rPr>
          <w:delText xml:space="preserve">defined above, </w:delText>
        </w:r>
        <w:r w:rsidR="0004289E" w:rsidDel="008B7108">
          <w:rPr>
            <w:color w:val="0000FF"/>
          </w:rPr>
          <w:delText>including</w:delText>
        </w:r>
        <w:r w:rsidR="00BE5463" w:rsidRPr="00166E0B" w:rsidDel="008B7108">
          <w:rPr>
            <w:color w:val="0000FF"/>
          </w:rPr>
          <w:delText xml:space="preserve"> failover and standby </w:delText>
        </w:r>
        <w:r w:rsidR="005C72AC" w:rsidRPr="00166E0B" w:rsidDel="008B7108">
          <w:rPr>
            <w:color w:val="0000FF"/>
          </w:rPr>
          <w:delText xml:space="preserve">of </w:delText>
        </w:r>
        <w:r w:rsidR="00F17CAC" w:rsidRPr="00166E0B" w:rsidDel="008B7108">
          <w:rPr>
            <w:color w:val="0000FF"/>
          </w:rPr>
          <w:delText xml:space="preserve">critical components and </w:delText>
        </w:r>
        <w:r w:rsidR="00095D2E" w:rsidRPr="00166E0B" w:rsidDel="008B7108">
          <w:rPr>
            <w:color w:val="0000FF"/>
          </w:rPr>
          <w:delText>disaster recovery facilit</w:delText>
        </w:r>
        <w:r w:rsidR="00361ECD" w:rsidDel="008B7108">
          <w:rPr>
            <w:color w:val="0000FF"/>
          </w:rPr>
          <w:delText>ies, as required</w:delText>
        </w:r>
        <w:r w:rsidR="00095D2E" w:rsidRPr="00166E0B" w:rsidDel="008B7108">
          <w:rPr>
            <w:color w:val="0000FF"/>
          </w:rPr>
          <w:delText>.</w:delText>
        </w:r>
        <w:r w:rsidR="00F17CAC" w:rsidRPr="00166E0B" w:rsidDel="008B7108">
          <w:rPr>
            <w:color w:val="0000FF"/>
          </w:rPr>
          <w:delText xml:space="preserve"> </w:delText>
        </w:r>
      </w:del>
    </w:p>
    <w:p w14:paraId="5538D724" w14:textId="06C8B3AA" w:rsidR="004C0BE2" w:rsidRPr="00166E0B" w:rsidDel="008B7108" w:rsidRDefault="004C0BE2" w:rsidP="007D0A90">
      <w:pPr>
        <w:rPr>
          <w:del w:id="167" w:author="Fedoryczuk, Jim (Turnberry)" w:date="2022-01-27T13:31:00Z"/>
          <w:color w:val="0000FF"/>
        </w:rPr>
      </w:pPr>
      <w:del w:id="168" w:author="Fedoryczuk, Jim (Turnberry)" w:date="2022-01-27T13:31:00Z">
        <w:r w:rsidRPr="004C0BE2" w:rsidDel="008B7108">
          <w:rPr>
            <w:color w:val="0000FF"/>
            <w:u w:val="single"/>
          </w:rPr>
          <w:delText>Hint</w:delText>
        </w:r>
        <w:r w:rsidDel="008B7108">
          <w:rPr>
            <w:color w:val="0000FF"/>
          </w:rPr>
          <w:delText xml:space="preserve">: </w:delText>
        </w:r>
        <w:r w:rsidR="00012794" w:rsidDel="008B7108">
          <w:rPr>
            <w:color w:val="0000FF"/>
          </w:rPr>
          <w:delText>Refer to the section “</w:delText>
        </w:r>
        <w:r w:rsidR="003722E2" w:rsidDel="008B7108">
          <w:rPr>
            <w:color w:val="0000FF"/>
          </w:rPr>
          <w:delText>Business Continuity</w:delText>
        </w:r>
        <w:r w:rsidR="00012794" w:rsidDel="008B7108">
          <w:rPr>
            <w:color w:val="0000FF"/>
          </w:rPr>
          <w:delText xml:space="preserve">” </w:delText>
        </w:r>
        <w:r w:rsidR="00012435" w:rsidDel="008B7108">
          <w:rPr>
            <w:color w:val="0000FF"/>
          </w:rPr>
          <w:delText xml:space="preserve">in the “Security Overview” section </w:delText>
        </w:r>
        <w:r w:rsidR="00C723D2" w:rsidDel="008B7108">
          <w:rPr>
            <w:color w:val="0000FF"/>
          </w:rPr>
          <w:delText xml:space="preserve">for details of </w:delText>
        </w:r>
        <w:r w:rsidR="00243D05" w:rsidDel="008B7108">
          <w:rPr>
            <w:color w:val="0000FF"/>
          </w:rPr>
          <w:delText xml:space="preserve">the </w:delText>
        </w:r>
        <w:r w:rsidR="00257F54" w:rsidDel="008B7108">
          <w:rPr>
            <w:color w:val="0000FF"/>
          </w:rPr>
          <w:delText>requirements</w:delText>
        </w:r>
        <w:r w:rsidR="008B7268" w:rsidDel="008B7108">
          <w:rPr>
            <w:color w:val="0000FF"/>
          </w:rPr>
          <w:delText>.</w:delText>
        </w:r>
      </w:del>
    </w:p>
    <w:p w14:paraId="4CDF8F04" w14:textId="31603C52" w:rsidR="007D0A90" w:rsidRPr="00166E0B" w:rsidDel="008B7108" w:rsidRDefault="007D0A90" w:rsidP="007D0A90">
      <w:pPr>
        <w:rPr>
          <w:del w:id="169" w:author="Fedoryczuk, Jim (Turnberry)" w:date="2022-01-27T13:31:00Z"/>
          <w:color w:val="0000FF"/>
        </w:rPr>
      </w:pPr>
      <w:del w:id="170" w:author="Fedoryczuk, Jim (Turnberry)" w:date="2022-01-27T13:31:00Z">
        <w:r w:rsidRPr="00166E0B" w:rsidDel="008B7108">
          <w:rPr>
            <w:color w:val="0000FF"/>
          </w:rPr>
          <w:delText>DELETE ME ***</w:delText>
        </w:r>
      </w:del>
    </w:p>
    <w:p w14:paraId="27FE9088" w14:textId="7A1C6F11" w:rsidR="00DF13E7" w:rsidDel="008B7108" w:rsidRDefault="00DF13E7" w:rsidP="00BA61D0">
      <w:pPr>
        <w:pStyle w:val="BodyText3"/>
        <w:rPr>
          <w:del w:id="171" w:author="Fedoryczuk, Jim (Turnberry)" w:date="2022-01-27T13:31:00Z"/>
          <w:rFonts w:asciiTheme="minorHAnsi" w:hAnsiTheme="minorHAnsi"/>
          <w:color w:val="auto"/>
          <w:sz w:val="22"/>
          <w:szCs w:val="22"/>
          <w:highlight w:val="yellow"/>
          <w:lang w:val="en-GB"/>
        </w:rPr>
      </w:pPr>
      <w:del w:id="172" w:author="Fedoryczuk, Jim (Turnberry)" w:date="2022-01-27T13:31:00Z">
        <w:r w:rsidRPr="76CECAEA" w:rsidDel="008B7108">
          <w:rPr>
            <w:rFonts w:asciiTheme="minorHAnsi" w:hAnsiTheme="minorHAnsi"/>
            <w:color w:val="auto"/>
            <w:sz w:val="22"/>
            <w:szCs w:val="22"/>
            <w:highlight w:val="yellow"/>
            <w:lang w:val="en-GB"/>
          </w:rPr>
          <w:delText xml:space="preserve">To meet the requirements </w:delText>
        </w:r>
        <w:r w:rsidR="00EF6B4A" w:rsidRPr="76CECAEA" w:rsidDel="008B7108">
          <w:rPr>
            <w:rFonts w:asciiTheme="minorHAnsi" w:hAnsiTheme="minorHAnsi"/>
            <w:color w:val="auto"/>
            <w:sz w:val="22"/>
            <w:szCs w:val="22"/>
            <w:highlight w:val="yellow"/>
            <w:lang w:val="en-GB"/>
          </w:rPr>
          <w:delText xml:space="preserve">outlined in “Criticality Statement” and “Resiliency Statement” above, the </w:delText>
        </w:r>
        <w:r w:rsidR="00395B29" w:rsidRPr="76CECAEA" w:rsidDel="008B7108">
          <w:rPr>
            <w:rFonts w:asciiTheme="minorHAnsi" w:hAnsiTheme="minorHAnsi"/>
            <w:color w:val="auto"/>
            <w:sz w:val="22"/>
            <w:szCs w:val="22"/>
            <w:highlight w:val="yellow"/>
            <w:lang w:val="en-GB"/>
          </w:rPr>
          <w:delText xml:space="preserve">solution </w:delText>
        </w:r>
        <w:r w:rsidR="00DD097C" w:rsidRPr="76CECAEA" w:rsidDel="008B7108">
          <w:rPr>
            <w:rFonts w:asciiTheme="minorHAnsi" w:hAnsiTheme="minorHAnsi"/>
            <w:color w:val="auto"/>
            <w:sz w:val="22"/>
            <w:szCs w:val="22"/>
            <w:highlight w:val="yellow"/>
            <w:lang w:val="en-GB"/>
          </w:rPr>
          <w:delText>will provide the following</w:delText>
        </w:r>
        <w:r w:rsidR="00AB2E26" w:rsidRPr="76CECAEA" w:rsidDel="008B7108">
          <w:rPr>
            <w:rFonts w:asciiTheme="minorHAnsi" w:hAnsiTheme="minorHAnsi"/>
            <w:color w:val="auto"/>
            <w:sz w:val="22"/>
            <w:szCs w:val="22"/>
            <w:highlight w:val="yellow"/>
            <w:lang w:val="en-GB"/>
          </w:rPr>
          <w:delText xml:space="preserve"> </w:delText>
        </w:r>
        <w:r w:rsidR="006840E4" w:rsidRPr="76CECAEA" w:rsidDel="008B7108">
          <w:rPr>
            <w:rFonts w:asciiTheme="minorHAnsi" w:hAnsiTheme="minorHAnsi"/>
            <w:color w:val="auto"/>
            <w:sz w:val="22"/>
            <w:szCs w:val="22"/>
            <w:highlight w:val="yellow"/>
            <w:lang w:val="en-GB"/>
          </w:rPr>
          <w:delText>high-availability and resiliency features</w:delText>
        </w:r>
        <w:r w:rsidR="00DD097C" w:rsidRPr="76CECAEA" w:rsidDel="008B7108">
          <w:rPr>
            <w:rFonts w:asciiTheme="minorHAnsi" w:hAnsiTheme="minorHAnsi"/>
            <w:color w:val="auto"/>
            <w:sz w:val="22"/>
            <w:szCs w:val="22"/>
            <w:highlight w:val="yellow"/>
            <w:lang w:val="en-GB"/>
          </w:rPr>
          <w:delText>:</w:delText>
        </w:r>
      </w:del>
    </w:p>
    <w:p w14:paraId="5BD3A4BC" w14:textId="51E00B08" w:rsidR="00BA61D0" w:rsidRDefault="00184B06" w:rsidP="00BA61D0">
      <w:pPr>
        <w:pStyle w:val="BodyText3"/>
        <w:rPr>
          <w:rFonts w:asciiTheme="minorHAnsi" w:hAnsiTheme="minorHAnsi"/>
          <w:color w:val="auto"/>
          <w:sz w:val="22"/>
          <w:szCs w:val="22"/>
          <w:highlight w:val="yellow"/>
          <w:lang w:val="en-GB"/>
        </w:rPr>
      </w:pPr>
      <w:del w:id="173" w:author="Fedoryczuk, Jim (Turnberry)" w:date="2022-01-27T13:31:00Z">
        <w:r w:rsidRPr="76CECAEA" w:rsidDel="008B7108">
          <w:rPr>
            <w:rFonts w:asciiTheme="minorHAnsi" w:hAnsiTheme="minorHAnsi"/>
            <w:color w:val="auto"/>
            <w:sz w:val="22"/>
            <w:szCs w:val="22"/>
            <w:highlight w:val="yellow"/>
            <w:lang w:val="en-GB"/>
          </w:rPr>
          <w:delText>&lt;</w:delText>
        </w:r>
        <w:r w:rsidR="00DD097C" w:rsidRPr="76CECAEA" w:rsidDel="008B7108">
          <w:rPr>
            <w:rFonts w:asciiTheme="minorHAnsi" w:hAnsiTheme="minorHAnsi"/>
            <w:color w:val="auto"/>
            <w:sz w:val="22"/>
            <w:szCs w:val="22"/>
            <w:highlight w:val="yellow"/>
            <w:lang w:val="en-GB"/>
          </w:rPr>
          <w:delText>LIST</w:delText>
        </w:r>
        <w:r w:rsidR="00AF7DD9" w:rsidRPr="76CECAEA" w:rsidDel="008B7108">
          <w:rPr>
            <w:rFonts w:asciiTheme="minorHAnsi" w:hAnsiTheme="minorHAnsi"/>
            <w:color w:val="auto"/>
            <w:sz w:val="22"/>
            <w:szCs w:val="22"/>
            <w:highlight w:val="yellow"/>
            <w:lang w:val="en-GB"/>
          </w:rPr>
          <w:delText xml:space="preserve"> </w:delText>
        </w:r>
        <w:r w:rsidR="00257F54" w:rsidRPr="76CECAEA" w:rsidDel="008B7108">
          <w:rPr>
            <w:rFonts w:asciiTheme="minorHAnsi" w:hAnsiTheme="minorHAnsi"/>
            <w:color w:val="auto"/>
            <w:sz w:val="22"/>
            <w:szCs w:val="22"/>
            <w:highlight w:val="yellow"/>
            <w:lang w:val="en-GB"/>
          </w:rPr>
          <w:delText xml:space="preserve">and DESCRIBE </w:delText>
        </w:r>
        <w:r w:rsidR="00AF7DD9" w:rsidRPr="76CECAEA" w:rsidDel="008B7108">
          <w:rPr>
            <w:rFonts w:asciiTheme="minorHAnsi" w:hAnsiTheme="minorHAnsi"/>
            <w:color w:val="auto"/>
            <w:sz w:val="22"/>
            <w:szCs w:val="22"/>
            <w:highlight w:val="yellow"/>
            <w:lang w:val="en-GB"/>
          </w:rPr>
          <w:delText xml:space="preserve">the </w:delText>
        </w:r>
        <w:r w:rsidRPr="76CECAEA" w:rsidDel="008B7108">
          <w:rPr>
            <w:rFonts w:asciiTheme="minorHAnsi" w:hAnsiTheme="minorHAnsi"/>
            <w:color w:val="auto"/>
            <w:sz w:val="22"/>
            <w:szCs w:val="22"/>
            <w:highlight w:val="yellow"/>
            <w:lang w:val="en-GB"/>
          </w:rPr>
          <w:delText>high</w:delText>
        </w:r>
        <w:r w:rsidR="00EA63E1" w:rsidRPr="76CECAEA" w:rsidDel="008B7108">
          <w:rPr>
            <w:rFonts w:asciiTheme="minorHAnsi" w:hAnsiTheme="minorHAnsi"/>
            <w:color w:val="auto"/>
            <w:sz w:val="22"/>
            <w:szCs w:val="22"/>
            <w:highlight w:val="yellow"/>
            <w:lang w:val="en-GB"/>
          </w:rPr>
          <w:delText>-</w:delText>
        </w:r>
        <w:r w:rsidRPr="76CECAEA" w:rsidDel="008B7108">
          <w:rPr>
            <w:rFonts w:asciiTheme="minorHAnsi" w:hAnsiTheme="minorHAnsi"/>
            <w:color w:val="auto"/>
            <w:sz w:val="22"/>
            <w:szCs w:val="22"/>
            <w:highlight w:val="yellow"/>
            <w:lang w:val="en-GB"/>
          </w:rPr>
          <w:delText>availability and DR facilities</w:delText>
        </w:r>
        <w:r w:rsidR="00A918B6" w:rsidRPr="76CECAEA" w:rsidDel="008B7108">
          <w:rPr>
            <w:rFonts w:asciiTheme="minorHAnsi" w:hAnsiTheme="minorHAnsi"/>
            <w:color w:val="auto"/>
            <w:sz w:val="22"/>
            <w:szCs w:val="22"/>
            <w:highlight w:val="yellow"/>
            <w:lang w:val="en-GB"/>
          </w:rPr>
          <w:delText xml:space="preserve"> provided by the solution</w:delText>
        </w:r>
        <w:r w:rsidRPr="76CECAEA" w:rsidDel="008B7108">
          <w:rPr>
            <w:rFonts w:asciiTheme="minorHAnsi" w:hAnsiTheme="minorHAnsi"/>
            <w:color w:val="auto"/>
            <w:sz w:val="22"/>
            <w:szCs w:val="22"/>
            <w:highlight w:val="yellow"/>
            <w:lang w:val="en-GB"/>
          </w:rPr>
          <w:delText>&gt;</w:delText>
        </w:r>
        <w:r w:rsidR="00AF7DD9" w:rsidRPr="76CECAEA" w:rsidDel="008B7108">
          <w:rPr>
            <w:rFonts w:asciiTheme="minorHAnsi" w:hAnsiTheme="minorHAnsi"/>
            <w:color w:val="auto"/>
            <w:sz w:val="22"/>
            <w:szCs w:val="22"/>
            <w:highlight w:val="yellow"/>
            <w:lang w:val="en-GB"/>
          </w:rPr>
          <w:delText>.</w:delText>
        </w:r>
      </w:del>
    </w:p>
    <w:p w14:paraId="5DF2B002" w14:textId="77777777" w:rsidR="00295861" w:rsidRPr="00166E0B" w:rsidRDefault="00295861" w:rsidP="0041268F">
      <w:pPr>
        <w:pStyle w:val="Heading2"/>
      </w:pPr>
      <w:bookmarkStart w:id="174" w:name="_Toc64965062"/>
      <w:r w:rsidRPr="00166E0B">
        <w:t>License Model Statement</w:t>
      </w:r>
      <w:bookmarkEnd w:id="174"/>
    </w:p>
    <w:p w14:paraId="554B5C30" w14:textId="1CE3FD2B" w:rsidR="00BF0AC0" w:rsidRDefault="00BF0AC0">
      <w:r>
        <w:t xml:space="preserve">The licensing model for the solution components </w:t>
      </w:r>
      <w:r w:rsidR="00E634A8">
        <w:t>is</w:t>
      </w:r>
      <w:r>
        <w:t xml:space="preserve"> as follows. </w:t>
      </w:r>
    </w:p>
    <w:p w14:paraId="195C342E" w14:textId="4335FD9E" w:rsidR="5D5DC8B5" w:rsidRPr="009E47C9" w:rsidRDefault="00BF345C" w:rsidP="00F61A93">
      <w:pPr>
        <w:pStyle w:val="ListParagraph"/>
        <w:numPr>
          <w:ilvl w:val="0"/>
          <w:numId w:val="31"/>
        </w:numPr>
      </w:pPr>
      <w:r w:rsidRPr="009E47C9">
        <w:t>GitHub</w:t>
      </w:r>
      <w:r w:rsidR="5D5DC8B5" w:rsidRPr="009E47C9">
        <w:t xml:space="preserve"> </w:t>
      </w:r>
      <w:r w:rsidR="009E47C9">
        <w:t>E</w:t>
      </w:r>
      <w:r w:rsidR="5D5DC8B5" w:rsidRPr="009E47C9">
        <w:t xml:space="preserve">nterprise </w:t>
      </w:r>
    </w:p>
    <w:p w14:paraId="408B2F7E" w14:textId="37EF04EA" w:rsidR="5D5DC8B5" w:rsidRPr="009E47C9" w:rsidRDefault="5D5DC8B5" w:rsidP="00F61A93">
      <w:pPr>
        <w:pStyle w:val="ListParagraph"/>
        <w:numPr>
          <w:ilvl w:val="0"/>
          <w:numId w:val="31"/>
        </w:numPr>
        <w:rPr>
          <w:rFonts w:ascii="Calibri" w:eastAsia="Calibri" w:hAnsi="Calibri"/>
        </w:rPr>
      </w:pPr>
      <w:r w:rsidRPr="009E47C9">
        <w:rPr>
          <w:rFonts w:ascii="Calibri" w:eastAsia="Calibri" w:hAnsi="Calibri"/>
        </w:rPr>
        <w:t xml:space="preserve">Metrum </w:t>
      </w:r>
      <w:r w:rsidR="009E47C9">
        <w:rPr>
          <w:rFonts w:ascii="Calibri" w:eastAsia="Calibri" w:hAnsi="Calibri"/>
        </w:rPr>
        <w:t>MetWorx</w:t>
      </w:r>
    </w:p>
    <w:p w14:paraId="6F5274A8" w14:textId="1F9D07D1" w:rsidR="5D5DC8B5" w:rsidRPr="009E47C9" w:rsidRDefault="5D5DC8B5" w:rsidP="00F61A93">
      <w:pPr>
        <w:pStyle w:val="ListParagraph"/>
        <w:numPr>
          <w:ilvl w:val="0"/>
          <w:numId w:val="31"/>
        </w:numPr>
        <w:rPr>
          <w:rFonts w:ascii="Calibri" w:eastAsia="Calibri" w:hAnsi="Calibri"/>
        </w:rPr>
      </w:pPr>
      <w:r w:rsidRPr="009E47C9">
        <w:rPr>
          <w:rFonts w:ascii="Calibri" w:eastAsia="Calibri" w:hAnsi="Calibri"/>
        </w:rPr>
        <w:t>Application lic</w:t>
      </w:r>
      <w:r w:rsidR="00F61A93" w:rsidRPr="009E47C9">
        <w:rPr>
          <w:rFonts w:ascii="Calibri" w:eastAsia="Calibri" w:hAnsi="Calibri"/>
        </w:rPr>
        <w:t>ense</w:t>
      </w:r>
      <w:r w:rsidR="009E47C9" w:rsidRPr="009E47C9">
        <w:rPr>
          <w:rFonts w:ascii="Calibri" w:eastAsia="Calibri" w:hAnsi="Calibri"/>
        </w:rPr>
        <w:t>s</w:t>
      </w:r>
      <w:r w:rsidR="00F61A93" w:rsidRPr="009E47C9">
        <w:rPr>
          <w:rFonts w:ascii="Calibri" w:eastAsia="Calibri" w:hAnsi="Calibri"/>
        </w:rPr>
        <w:t xml:space="preserve"> </w:t>
      </w:r>
      <w:r w:rsidR="009E47C9" w:rsidRPr="009E47C9">
        <w:rPr>
          <w:rFonts w:ascii="Calibri" w:eastAsia="Calibri" w:hAnsi="Calibri"/>
        </w:rPr>
        <w:t xml:space="preserve">if needed </w:t>
      </w:r>
      <w:r w:rsidR="009762D5" w:rsidRPr="009E47C9">
        <w:rPr>
          <w:rFonts w:ascii="Calibri" w:eastAsia="Calibri" w:hAnsi="Calibri"/>
        </w:rPr>
        <w:t>that run o</w:t>
      </w:r>
      <w:r w:rsidRPr="009E47C9">
        <w:rPr>
          <w:rFonts w:ascii="Calibri" w:eastAsia="Calibri" w:hAnsi="Calibri"/>
        </w:rPr>
        <w:t xml:space="preserve">n </w:t>
      </w:r>
      <w:r w:rsidR="00BF345C" w:rsidRPr="009E47C9">
        <w:rPr>
          <w:rFonts w:ascii="Calibri" w:eastAsia="Calibri" w:hAnsi="Calibri"/>
        </w:rPr>
        <w:t>MetWorx</w:t>
      </w:r>
      <w:r w:rsidR="009762D5" w:rsidRPr="009E47C9">
        <w:rPr>
          <w:rFonts w:ascii="Calibri" w:eastAsia="Calibri" w:hAnsi="Calibri"/>
        </w:rPr>
        <w:t xml:space="preserve"> Instances ( e.g. </w:t>
      </w:r>
      <w:proofErr w:type="spellStart"/>
      <w:r w:rsidR="009762D5" w:rsidRPr="009E47C9">
        <w:rPr>
          <w:rFonts w:ascii="Calibri" w:eastAsia="Calibri" w:hAnsi="Calibri"/>
        </w:rPr>
        <w:t>NonMem</w:t>
      </w:r>
      <w:proofErr w:type="spellEnd"/>
      <w:r w:rsidR="009762D5" w:rsidRPr="009E47C9">
        <w:rPr>
          <w:rFonts w:ascii="Calibri" w:eastAsia="Calibri" w:hAnsi="Calibri"/>
        </w:rPr>
        <w:t xml:space="preserve">, </w:t>
      </w:r>
      <w:r w:rsidR="00CD130F" w:rsidRPr="009E47C9">
        <w:rPr>
          <w:rFonts w:ascii="Calibri" w:eastAsia="Calibri" w:hAnsi="Calibri"/>
        </w:rPr>
        <w:t xml:space="preserve">RStudio, </w:t>
      </w:r>
      <w:proofErr w:type="spellStart"/>
      <w:r w:rsidR="00CD130F" w:rsidRPr="009E47C9">
        <w:rPr>
          <w:rFonts w:ascii="Calibri" w:eastAsia="Calibri" w:hAnsi="Calibri"/>
        </w:rPr>
        <w:t>Monolix</w:t>
      </w:r>
      <w:proofErr w:type="spellEnd"/>
      <w:r w:rsidR="009E47C9">
        <w:rPr>
          <w:rFonts w:ascii="Calibri" w:eastAsia="Calibri" w:hAnsi="Calibri"/>
        </w:rPr>
        <w:t>…</w:t>
      </w:r>
      <w:r w:rsidR="009E47C9" w:rsidRPr="009E47C9">
        <w:rPr>
          <w:rFonts w:ascii="Calibri" w:eastAsia="Calibri" w:hAnsi="Calibri"/>
        </w:rPr>
        <w:t>)</w:t>
      </w:r>
    </w:p>
    <w:p w14:paraId="148036C0" w14:textId="37A845F8" w:rsidR="00295861" w:rsidRDefault="00295861" w:rsidP="0041268F">
      <w:pPr>
        <w:pStyle w:val="Heading2"/>
      </w:pPr>
      <w:bookmarkStart w:id="175" w:name="_Toc64965063"/>
      <w:r w:rsidRPr="009E47C9">
        <w:t>Funding</w:t>
      </w:r>
      <w:r w:rsidRPr="00166E0B">
        <w:t xml:space="preserve"> Model</w:t>
      </w:r>
      <w:bookmarkEnd w:id="175"/>
    </w:p>
    <w:p w14:paraId="4D911588" w14:textId="7FB91DEA" w:rsidR="009E47C9" w:rsidRPr="009E47C9" w:rsidRDefault="009E47C9" w:rsidP="009E47C9">
      <w:r>
        <w:t xml:space="preserve">The Project </w:t>
      </w:r>
      <w:r w:rsidR="00D605EC">
        <w:t xml:space="preserve">was funded as part of the IT Pre-Clinical </w:t>
      </w:r>
      <w:r>
        <w:t>Portfolio</w:t>
      </w:r>
      <w:r w:rsidR="00D605EC">
        <w:t>.</w:t>
      </w:r>
      <w:r w:rsidR="000262A8">
        <w:t xml:space="preserve"> The business will fund the ongoing MetWorx</w:t>
      </w:r>
      <w:r w:rsidR="00513E1D">
        <w:t>\AWS\GitHub usage and licences.</w:t>
      </w:r>
    </w:p>
    <w:p w14:paraId="3A9735A2" w14:textId="3B7AC72A" w:rsidR="00196F63" w:rsidRPr="00166E0B" w:rsidRDefault="00196F63" w:rsidP="0041268F">
      <w:pPr>
        <w:pStyle w:val="Heading2"/>
      </w:pPr>
      <w:bookmarkStart w:id="176" w:name="_Toc64965064"/>
      <w:r>
        <w:t xml:space="preserve">Sustainability </w:t>
      </w:r>
      <w:r w:rsidR="00350BEE">
        <w:t>Statement</w:t>
      </w:r>
      <w:bookmarkEnd w:id="176"/>
    </w:p>
    <w:p w14:paraId="237CBDC8" w14:textId="16559750" w:rsidR="00E550A5" w:rsidRPr="00166E0B" w:rsidRDefault="01687082" w:rsidP="00EA7157">
      <w:r>
        <w:t xml:space="preserve">By using compute as needed we are reducing the footprint. When analysis are complete EC2 instances are terminated </w:t>
      </w:r>
    </w:p>
    <w:p w14:paraId="63DFCEA9" w14:textId="7E8965D9" w:rsidR="0013239A" w:rsidRDefault="00D77111" w:rsidP="00EA497C">
      <w:pPr>
        <w:pStyle w:val="Heading1"/>
      </w:pPr>
      <w:bookmarkStart w:id="177" w:name="_Toc64965065"/>
      <w:bookmarkStart w:id="178" w:name="_Hlk515449793"/>
      <w:r>
        <w:lastRenderedPageBreak/>
        <w:t>Security Overview</w:t>
      </w:r>
      <w:bookmarkEnd w:id="177"/>
    </w:p>
    <w:p w14:paraId="4C175302" w14:textId="436047C8" w:rsidR="001F6004" w:rsidRPr="00166E0B" w:rsidRDefault="001F6004" w:rsidP="001F6004">
      <w:r w:rsidRPr="00166E0B">
        <w:t xml:space="preserve">The security controls applied to the solution are </w:t>
      </w:r>
      <w:r w:rsidR="00552DBA">
        <w:t xml:space="preserve">described </w:t>
      </w:r>
      <w:r w:rsidR="004D6AF5">
        <w:t>below.</w:t>
      </w:r>
    </w:p>
    <w:p w14:paraId="39D47B98" w14:textId="1948789A" w:rsidR="001C408A" w:rsidRDefault="001C408A" w:rsidP="0041268F">
      <w:pPr>
        <w:pStyle w:val="Heading2"/>
      </w:pPr>
      <w:bookmarkStart w:id="179" w:name="_Toc64965066"/>
      <w:r>
        <w:t>Application Security</w:t>
      </w:r>
      <w:bookmarkEnd w:id="179"/>
    </w:p>
    <w:p w14:paraId="5F25E65B" w14:textId="51691987" w:rsidR="004D15CB" w:rsidRDefault="004D15CB" w:rsidP="004D15CB">
      <w:pPr>
        <w:pStyle w:val="Heading3"/>
      </w:pPr>
      <w:bookmarkStart w:id="180" w:name="_Toc64965067"/>
      <w:r>
        <w:t xml:space="preserve">Data Centre </w:t>
      </w:r>
      <w:r w:rsidR="0006706C">
        <w:t>and Infrastructure</w:t>
      </w:r>
      <w:r w:rsidR="00DF3DD8">
        <w:t xml:space="preserve"> </w:t>
      </w:r>
      <w:r w:rsidR="00336052">
        <w:t>Security</w:t>
      </w:r>
      <w:bookmarkEnd w:id="180"/>
    </w:p>
    <w:p w14:paraId="71A2E937" w14:textId="634842D1" w:rsidR="00E154D3" w:rsidRDefault="00E26014" w:rsidP="004D15CB">
      <w:r>
        <w:t xml:space="preserve">The </w:t>
      </w:r>
      <w:r w:rsidR="00C06BA1">
        <w:t>solution is</w:t>
      </w:r>
      <w:r w:rsidR="001D2D6E">
        <w:t xml:space="preserve"> hosted </w:t>
      </w:r>
      <w:r w:rsidR="00FC633E">
        <w:t xml:space="preserve">externally by </w:t>
      </w:r>
      <w:r w:rsidR="0C6EA2AD">
        <w:t>AWS</w:t>
      </w:r>
      <w:r w:rsidR="00447CE3">
        <w:t xml:space="preserve"> See </w:t>
      </w:r>
      <w:r w:rsidR="00745D34">
        <w:t xml:space="preserve">“Hosting Summary” in section 4.3 for further </w:t>
      </w:r>
      <w:r w:rsidR="009838CB">
        <w:t>details</w:t>
      </w:r>
      <w:r w:rsidR="00745D34">
        <w:t>.</w:t>
      </w:r>
    </w:p>
    <w:p w14:paraId="21D6AAF2" w14:textId="7F38EF76" w:rsidR="004F2653" w:rsidRPr="004F2653" w:rsidRDefault="41CF975C" w:rsidP="004D15CB">
      <w:r>
        <w:t xml:space="preserve">Refer to </w:t>
      </w:r>
      <w:r w:rsidR="00BF345C">
        <w:t>AstraZeneca’s</w:t>
      </w:r>
      <w:r>
        <w:t xml:space="preserve"> service agreement for further details re regarding infrastructure sec</w:t>
      </w:r>
      <w:r w:rsidR="596058C2">
        <w:t>urity</w:t>
      </w:r>
      <w:r>
        <w:t>.</w:t>
      </w:r>
    </w:p>
    <w:p w14:paraId="17B49C32" w14:textId="7511790B" w:rsidR="008D626B" w:rsidRDefault="00366921" w:rsidP="002E4A56">
      <w:pPr>
        <w:pStyle w:val="Heading3"/>
      </w:pPr>
      <w:bookmarkStart w:id="181" w:name="_Toc64965068"/>
      <w:r>
        <w:t xml:space="preserve">Shared </w:t>
      </w:r>
      <w:r w:rsidR="00DF7295">
        <w:t xml:space="preserve">Hosting </w:t>
      </w:r>
      <w:r w:rsidR="0035495C">
        <w:t>Platform</w:t>
      </w:r>
      <w:r w:rsidR="00DF3DD8">
        <w:t xml:space="preserve"> </w:t>
      </w:r>
      <w:r w:rsidR="00336052">
        <w:t>Security</w:t>
      </w:r>
      <w:bookmarkEnd w:id="181"/>
    </w:p>
    <w:p w14:paraId="2F243027" w14:textId="5F261D20" w:rsidR="008106FB" w:rsidRDefault="00081AC3" w:rsidP="000C6F5B">
      <w:r>
        <w:t xml:space="preserve"> T</w:t>
      </w:r>
      <w:r w:rsidR="00DA6224">
        <w:t>he solution is hosted on a shared, multi-tenanted hosting</w:t>
      </w:r>
      <w:r w:rsidR="005E5492">
        <w:t xml:space="preserve"> </w:t>
      </w:r>
      <w:r w:rsidR="00DA6224">
        <w:t>platform</w:t>
      </w:r>
      <w:r w:rsidR="005E5492">
        <w:t>.</w:t>
      </w:r>
    </w:p>
    <w:p w14:paraId="2AE74A96" w14:textId="40ABFA68" w:rsidR="008F0658" w:rsidRPr="006C3025" w:rsidRDefault="662D858A" w:rsidP="008F0658">
      <w:pPr>
        <w:rPr>
          <w:rFonts w:ascii="Calibri" w:eastAsia="Calibri" w:hAnsi="Calibri"/>
        </w:rPr>
      </w:pPr>
      <w:r w:rsidRPr="76CECAEA">
        <w:rPr>
          <w:rFonts w:ascii="Calibri" w:eastAsia="Calibri" w:hAnsi="Calibri"/>
        </w:rPr>
        <w:t>A dedicated AWS VPC has been created to host the MetWorx\</w:t>
      </w:r>
      <w:r w:rsidR="00BF345C" w:rsidRPr="76CECAEA">
        <w:rPr>
          <w:rFonts w:ascii="Calibri" w:eastAsia="Calibri" w:hAnsi="Calibri"/>
        </w:rPr>
        <w:t>GitHub</w:t>
      </w:r>
      <w:r w:rsidRPr="76CECAEA">
        <w:rPr>
          <w:rFonts w:ascii="Calibri" w:eastAsia="Calibri" w:hAnsi="Calibri"/>
        </w:rPr>
        <w:t xml:space="preserve"> solution</w:t>
      </w:r>
    </w:p>
    <w:p w14:paraId="76144369" w14:textId="133F5B46" w:rsidR="00BF1077" w:rsidRDefault="00BF1077" w:rsidP="00BF1077">
      <w:pPr>
        <w:pStyle w:val="Heading3"/>
      </w:pPr>
      <w:bookmarkStart w:id="182" w:name="_Toc64965069"/>
      <w:r>
        <w:t xml:space="preserve">Third Party </w:t>
      </w:r>
      <w:r w:rsidR="00D946D2">
        <w:t>Access</w:t>
      </w:r>
      <w:r w:rsidR="00DF3DD8">
        <w:t xml:space="preserve"> </w:t>
      </w:r>
      <w:r w:rsidR="00336052">
        <w:t>Security</w:t>
      </w:r>
      <w:bookmarkEnd w:id="182"/>
    </w:p>
    <w:p w14:paraId="79BD80F0" w14:textId="159F50A1" w:rsidR="005678E3" w:rsidRDefault="00185DE3" w:rsidP="005678E3">
      <w:pPr>
        <w:rPr>
          <w:highlight w:val="yellow"/>
        </w:rPr>
      </w:pPr>
      <w:r>
        <w:t xml:space="preserve">Access to AstraZeneca hardware and software assets </w:t>
      </w:r>
      <w:r w:rsidR="0000425E">
        <w:t xml:space="preserve">by a third party service provider </w:t>
      </w:r>
      <w:r>
        <w:t xml:space="preserve">is not required </w:t>
      </w:r>
      <w:r w:rsidR="0000425E">
        <w:t>for this solution.</w:t>
      </w:r>
      <w:r>
        <w:t xml:space="preserve"> </w:t>
      </w:r>
    </w:p>
    <w:p w14:paraId="4D2E2170" w14:textId="352A8ABE" w:rsidR="00C63243" w:rsidRDefault="00C63243" w:rsidP="00C63243">
      <w:pPr>
        <w:pStyle w:val="Heading3"/>
      </w:pPr>
      <w:bookmarkStart w:id="183" w:name="_Toc64965070"/>
      <w:r>
        <w:t>Network</w:t>
      </w:r>
      <w:r w:rsidR="00DF3DD8">
        <w:t xml:space="preserve"> </w:t>
      </w:r>
      <w:r w:rsidR="004D7AB9">
        <w:t>Security</w:t>
      </w:r>
      <w:bookmarkEnd w:id="183"/>
    </w:p>
    <w:p w14:paraId="2BAC88D3" w14:textId="038BBCB8" w:rsidR="008C31C0" w:rsidRPr="008C31C0" w:rsidRDefault="008C31C0" w:rsidP="00C63243">
      <w:pPr>
        <w:rPr>
          <w:b/>
          <w:bCs/>
        </w:rPr>
      </w:pPr>
      <w:r>
        <w:rPr>
          <w:b/>
          <w:bCs/>
        </w:rPr>
        <w:t>Network Protocols</w:t>
      </w:r>
    </w:p>
    <w:p w14:paraId="36345D67" w14:textId="25C25889" w:rsidR="00F206FC" w:rsidRPr="00F206FC" w:rsidRDefault="00C63243" w:rsidP="76CECAEA">
      <w:pPr>
        <w:rPr>
          <w:b/>
          <w:bCs/>
        </w:rPr>
      </w:pPr>
      <w:r>
        <w:t xml:space="preserve">The solution uses AstraZeneca standard </w:t>
      </w:r>
      <w:r w:rsidR="00747F05">
        <w:t>network</w:t>
      </w:r>
      <w:r>
        <w:t xml:space="preserve"> protocols. </w:t>
      </w:r>
    </w:p>
    <w:p w14:paraId="45CC7FCD" w14:textId="4F5AF59A" w:rsidR="00F206FC" w:rsidRPr="00F206FC" w:rsidRDefault="00F206FC" w:rsidP="00C63243">
      <w:pPr>
        <w:rPr>
          <w:b/>
          <w:bCs/>
        </w:rPr>
      </w:pPr>
      <w:r>
        <w:rPr>
          <w:b/>
          <w:bCs/>
        </w:rPr>
        <w:t>Network Access Controls</w:t>
      </w:r>
    </w:p>
    <w:p w14:paraId="4E8A35E9" w14:textId="21F1DA28" w:rsidR="004B7790" w:rsidRPr="004B7790" w:rsidRDefault="00C63243" w:rsidP="76CECAEA">
      <w:pPr>
        <w:rPr>
          <w:b/>
          <w:bCs/>
        </w:rPr>
      </w:pPr>
      <w:r>
        <w:t xml:space="preserve">The solution uses the standard facilities provided by the AstraZeneca network and the hosting provider. </w:t>
      </w:r>
    </w:p>
    <w:p w14:paraId="2C2A02EE" w14:textId="3FF640CB" w:rsidR="004B7790" w:rsidRPr="004B7790" w:rsidRDefault="004B7790" w:rsidP="009C6434">
      <w:pPr>
        <w:rPr>
          <w:b/>
          <w:bCs/>
        </w:rPr>
      </w:pPr>
      <w:r>
        <w:rPr>
          <w:b/>
          <w:bCs/>
        </w:rPr>
        <w:t>Access f</w:t>
      </w:r>
      <w:r w:rsidR="00D830E2">
        <w:rPr>
          <w:b/>
          <w:bCs/>
        </w:rPr>
        <w:t xml:space="preserve">rom </w:t>
      </w:r>
      <w:r w:rsidR="00C14107">
        <w:rPr>
          <w:b/>
          <w:bCs/>
        </w:rPr>
        <w:t>O</w:t>
      </w:r>
      <w:r w:rsidR="00D830E2">
        <w:rPr>
          <w:b/>
          <w:bCs/>
        </w:rPr>
        <w:t xml:space="preserve">utside the AstraZeneca </w:t>
      </w:r>
      <w:r w:rsidR="00C14107">
        <w:rPr>
          <w:b/>
          <w:bCs/>
        </w:rPr>
        <w:t>N</w:t>
      </w:r>
      <w:r w:rsidR="00D830E2">
        <w:rPr>
          <w:b/>
          <w:bCs/>
        </w:rPr>
        <w:t>etwork</w:t>
      </w:r>
    </w:p>
    <w:p w14:paraId="5CB9D840" w14:textId="2AEA3F16" w:rsidR="00D159E9" w:rsidRDefault="00D159E9" w:rsidP="00D159E9">
      <w:r>
        <w:t xml:space="preserve">The solution </w:t>
      </w:r>
      <w:r w:rsidR="004F7546">
        <w:t>will not</w:t>
      </w:r>
      <w:r>
        <w:t xml:space="preserve"> </w:t>
      </w:r>
      <w:r w:rsidR="004F7546">
        <w:t xml:space="preserve">be </w:t>
      </w:r>
      <w:r>
        <w:t>access</w:t>
      </w:r>
      <w:r w:rsidR="00686111">
        <w:t>ible</w:t>
      </w:r>
      <w:r>
        <w:t xml:space="preserve"> from outside the AstraZeneca network</w:t>
      </w:r>
    </w:p>
    <w:p w14:paraId="5261D4DF" w14:textId="302FBED6" w:rsidR="007F0539" w:rsidRDefault="00F64353" w:rsidP="007F0539">
      <w:pPr>
        <w:pStyle w:val="Heading3"/>
      </w:pPr>
      <w:bookmarkStart w:id="184" w:name="_Toc64965071"/>
      <w:r>
        <w:t xml:space="preserve">Mobile </w:t>
      </w:r>
      <w:r w:rsidR="006004B1">
        <w:t>Platform Security</w:t>
      </w:r>
      <w:bookmarkEnd w:id="184"/>
    </w:p>
    <w:p w14:paraId="26ABF4ED" w14:textId="02D88E4E" w:rsidR="00842551" w:rsidRPr="00842551" w:rsidRDefault="00040209" w:rsidP="00F64353">
      <w:r>
        <w:t xml:space="preserve">No part of the system is </w:t>
      </w:r>
      <w:r w:rsidR="00CB1039">
        <w:t>delivered on a mobile device platform.</w:t>
      </w:r>
      <w:r w:rsidR="002B3172">
        <w:t xml:space="preserve"> </w:t>
      </w:r>
    </w:p>
    <w:p w14:paraId="76A12E3E" w14:textId="2C5BCD6F" w:rsidR="009C6434" w:rsidRDefault="009C6434" w:rsidP="0041268F">
      <w:pPr>
        <w:pStyle w:val="Heading2"/>
      </w:pPr>
      <w:bookmarkStart w:id="185" w:name="_Toc64965072"/>
      <w:r>
        <w:lastRenderedPageBreak/>
        <w:t>Data Security</w:t>
      </w:r>
      <w:bookmarkEnd w:id="185"/>
    </w:p>
    <w:p w14:paraId="541A9312" w14:textId="7CACA3C5" w:rsidR="00A605E2" w:rsidRDefault="0051505F" w:rsidP="00304C88">
      <w:pPr>
        <w:pStyle w:val="Heading3"/>
      </w:pPr>
      <w:bookmarkStart w:id="186" w:name="_Toc64965073"/>
      <w:r>
        <w:t>Level of Assurance</w:t>
      </w:r>
      <w:bookmarkEnd w:id="186"/>
    </w:p>
    <w:p w14:paraId="4EEB5D7D" w14:textId="24CDD523" w:rsidR="0022139B" w:rsidRPr="009F0202" w:rsidRDefault="00872334" w:rsidP="007636D1">
      <w:r w:rsidRPr="009F0202">
        <w:t>The</w:t>
      </w:r>
      <w:r w:rsidR="00C72B70" w:rsidRPr="009F0202">
        <w:t xml:space="preserve"> </w:t>
      </w:r>
      <w:r w:rsidR="008E3AC3" w:rsidRPr="009F0202">
        <w:t xml:space="preserve">AstraZeneca </w:t>
      </w:r>
      <w:r w:rsidR="00C82B46" w:rsidRPr="009F0202">
        <w:t xml:space="preserve">Information </w:t>
      </w:r>
      <w:r w:rsidR="00C31A36" w:rsidRPr="009F0202">
        <w:t>C</w:t>
      </w:r>
      <w:r w:rsidR="00B52FF6" w:rsidRPr="009F0202">
        <w:t>l</w:t>
      </w:r>
      <w:r w:rsidR="00C31A36" w:rsidRPr="009F0202">
        <w:t>assif</w:t>
      </w:r>
      <w:r w:rsidR="00B52FF6" w:rsidRPr="009F0202">
        <w:t xml:space="preserve">ication </w:t>
      </w:r>
      <w:r w:rsidRPr="009F0202">
        <w:t xml:space="preserve">assigned </w:t>
      </w:r>
      <w:r w:rsidR="00027E1B" w:rsidRPr="009F0202">
        <w:t xml:space="preserve">to the information assets used by the solution </w:t>
      </w:r>
      <w:r w:rsidR="00CA1420" w:rsidRPr="009F0202">
        <w:t>generally</w:t>
      </w:r>
      <w:r w:rsidR="00E30161" w:rsidRPr="009F0202">
        <w:t xml:space="preserve"> </w:t>
      </w:r>
      <w:r w:rsidR="00F64AE1" w:rsidRPr="009F0202">
        <w:t xml:space="preserve">is: </w:t>
      </w:r>
      <w:r w:rsidR="00B52FF6" w:rsidRPr="009F0202">
        <w:t xml:space="preserve">Strictly Confidential. </w:t>
      </w:r>
      <w:r w:rsidR="00E801DC" w:rsidRPr="009F0202">
        <w:t>This</w:t>
      </w:r>
      <w:r w:rsidR="00C377A9" w:rsidRPr="009F0202">
        <w:t xml:space="preserve"> requires </w:t>
      </w:r>
      <w:r w:rsidR="0022139B" w:rsidRPr="009F0202">
        <w:t xml:space="preserve">Level of Assurance </w:t>
      </w:r>
      <w:r w:rsidR="00521E48" w:rsidRPr="009F0202">
        <w:t>3</w:t>
      </w:r>
      <w:r w:rsidR="0022139B" w:rsidRPr="009F0202">
        <w:t xml:space="preserve"> protection</w:t>
      </w:r>
      <w:r w:rsidR="00521E48" w:rsidRPr="009F0202">
        <w:t>.</w:t>
      </w:r>
    </w:p>
    <w:p w14:paraId="07766181" w14:textId="57A61E3C" w:rsidR="005C51B0" w:rsidRPr="009F0202" w:rsidRDefault="005C51B0" w:rsidP="007636D1">
      <w:r w:rsidRPr="009F0202">
        <w:t xml:space="preserve">The data being copied out of </w:t>
      </w:r>
      <w:r w:rsidR="0049688B" w:rsidRPr="009F0202">
        <w:t>EntimICE</w:t>
      </w:r>
      <w:r w:rsidRPr="009F0202">
        <w:t xml:space="preserve"> to the </w:t>
      </w:r>
      <w:r w:rsidR="0049688B" w:rsidRPr="009F0202">
        <w:t>GitHub</w:t>
      </w:r>
      <w:r w:rsidR="00937AD6" w:rsidRPr="009F0202">
        <w:t xml:space="preserve"> Enterprise Server is </w:t>
      </w:r>
      <w:r w:rsidR="00277AB5" w:rsidRPr="009F0202">
        <w:t>e</w:t>
      </w:r>
      <w:r w:rsidRPr="009F0202">
        <w:t xml:space="preserve">ncrypted </w:t>
      </w:r>
    </w:p>
    <w:p w14:paraId="554D587E" w14:textId="04F776B5" w:rsidR="0073787A" w:rsidRDefault="0073787A" w:rsidP="00304C88">
      <w:pPr>
        <w:pStyle w:val="Heading3"/>
      </w:pPr>
      <w:bookmarkStart w:id="187" w:name="_Toc64965074"/>
      <w:r w:rsidRPr="00166E0B">
        <w:t xml:space="preserve">Data </w:t>
      </w:r>
      <w:r w:rsidR="008F56D7">
        <w:t>E</w:t>
      </w:r>
      <w:r w:rsidRPr="00166E0B">
        <w:t>ncryption</w:t>
      </w:r>
      <w:bookmarkEnd w:id="187"/>
    </w:p>
    <w:p w14:paraId="2491A76B" w14:textId="446BC81C" w:rsidR="000030D0" w:rsidRDefault="000030D0" w:rsidP="000030D0">
      <w:pPr>
        <w:rPr>
          <w:b/>
          <w:bCs/>
        </w:rPr>
      </w:pPr>
      <w:r w:rsidRPr="000030D0">
        <w:rPr>
          <w:b/>
          <w:bCs/>
        </w:rPr>
        <w:t>Encryption at Rest</w:t>
      </w:r>
    </w:p>
    <w:p w14:paraId="6A5786B2" w14:textId="24FE0BB2" w:rsidR="00233A96" w:rsidRPr="00C00DAE" w:rsidRDefault="004E251F" w:rsidP="000030D0">
      <w:r w:rsidRPr="00C00DAE">
        <w:t xml:space="preserve">Data stored by the system </w:t>
      </w:r>
      <w:r w:rsidR="00985605" w:rsidRPr="00C00DAE">
        <w:t xml:space="preserve">is protected as follows: </w:t>
      </w:r>
    </w:p>
    <w:p w14:paraId="5BE74433" w14:textId="041E895C" w:rsidR="007845C7" w:rsidRPr="00C00DAE" w:rsidRDefault="55530D98" w:rsidP="76CECAEA">
      <w:pPr>
        <w:rPr>
          <w:b/>
          <w:bCs/>
        </w:rPr>
      </w:pPr>
      <w:r w:rsidRPr="00C00DAE">
        <w:t>When an analysis is started, data is</w:t>
      </w:r>
      <w:r w:rsidR="00E2623B" w:rsidRPr="00C00DAE">
        <w:t xml:space="preserve"> manually copied </w:t>
      </w:r>
      <w:r w:rsidRPr="00C00DAE">
        <w:t xml:space="preserve">from </w:t>
      </w:r>
      <w:r w:rsidR="0049688B" w:rsidRPr="00C00DAE">
        <w:t>EntimICE</w:t>
      </w:r>
      <w:r w:rsidRPr="00C00DAE">
        <w:t xml:space="preserve"> </w:t>
      </w:r>
      <w:r w:rsidR="00D75518" w:rsidRPr="00C00DAE">
        <w:t xml:space="preserve">collaboration workspace </w:t>
      </w:r>
      <w:r w:rsidRPr="00C00DAE">
        <w:t>(</w:t>
      </w:r>
      <w:r w:rsidR="76F395CB" w:rsidRPr="00C00DAE">
        <w:t>existing</w:t>
      </w:r>
      <w:r w:rsidRPr="00C00DAE">
        <w:t xml:space="preserve"> architecture)</w:t>
      </w:r>
      <w:r w:rsidR="00D75518" w:rsidRPr="00C00DAE">
        <w:t xml:space="preserve"> directly </w:t>
      </w:r>
      <w:r w:rsidR="6B2ECD47" w:rsidRPr="00C00DAE">
        <w:t xml:space="preserve">to a </w:t>
      </w:r>
      <w:r w:rsidR="00C00DAE" w:rsidRPr="00C00DAE">
        <w:t xml:space="preserve">folder </w:t>
      </w:r>
      <w:r w:rsidR="07FEC228" w:rsidRPr="00C00DAE">
        <w:t>on</w:t>
      </w:r>
      <w:r w:rsidR="6B2ECD47" w:rsidRPr="00C00DAE">
        <w:t xml:space="preserve"> the</w:t>
      </w:r>
      <w:r w:rsidR="0E158E88" w:rsidRPr="00C00DAE">
        <w:t xml:space="preserve"> </w:t>
      </w:r>
      <w:r w:rsidR="7F885C74" w:rsidRPr="00C00DAE">
        <w:t>GitHub</w:t>
      </w:r>
      <w:r w:rsidR="0E158E88" w:rsidRPr="00C00DAE">
        <w:t xml:space="preserve"> server hosted on the dedicated</w:t>
      </w:r>
      <w:r w:rsidR="00C00DAE" w:rsidRPr="00C00DAE">
        <w:t xml:space="preserve"> AZ</w:t>
      </w:r>
      <w:r w:rsidR="0E158E88" w:rsidRPr="00C00DAE">
        <w:t xml:space="preserve"> AW</w:t>
      </w:r>
      <w:r w:rsidR="00C00DAE" w:rsidRPr="00C00DAE">
        <w:t>S</w:t>
      </w:r>
      <w:r w:rsidR="0E158E88" w:rsidRPr="00C00DAE">
        <w:t xml:space="preserve"> VPC. </w:t>
      </w:r>
      <w:r w:rsidR="31EF4A94" w:rsidRPr="00C00DAE">
        <w:t xml:space="preserve">During the </w:t>
      </w:r>
      <w:r w:rsidR="218DDC94" w:rsidRPr="00C00DAE">
        <w:t>analysis</w:t>
      </w:r>
      <w:r w:rsidR="31EF4A94" w:rsidRPr="00C00DAE">
        <w:t xml:space="preserve"> data will be checked in a</w:t>
      </w:r>
      <w:r w:rsidR="00C00DAE" w:rsidRPr="00C00DAE">
        <w:t>n</w:t>
      </w:r>
      <w:r w:rsidR="31EF4A94" w:rsidRPr="00C00DAE">
        <w:t xml:space="preserve">d checked out </w:t>
      </w:r>
      <w:r w:rsidR="00C00DAE" w:rsidRPr="00C00DAE">
        <w:t xml:space="preserve">of GitHub Enterprise server </w:t>
      </w:r>
      <w:r w:rsidR="31EF4A94" w:rsidRPr="00C00DAE">
        <w:t>by the CPQP team.</w:t>
      </w:r>
    </w:p>
    <w:p w14:paraId="0535CE61" w14:textId="7A184385" w:rsidR="007845C7" w:rsidRPr="00C00DAE" w:rsidRDefault="1ADD66DE" w:rsidP="76CECAEA">
      <w:pPr>
        <w:rPr>
          <w:rFonts w:ascii="Calibri" w:eastAsia="Calibri" w:hAnsi="Calibri"/>
        </w:rPr>
      </w:pPr>
      <w:r w:rsidRPr="00C00DAE">
        <w:rPr>
          <w:rFonts w:ascii="Calibri" w:eastAsia="Calibri" w:hAnsi="Calibri"/>
        </w:rPr>
        <w:t>EAS 256</w:t>
      </w:r>
    </w:p>
    <w:p w14:paraId="0E55541D" w14:textId="53781037" w:rsidR="007845C7" w:rsidRPr="000030D0" w:rsidRDefault="007845C7" w:rsidP="007845C7">
      <w:pPr>
        <w:rPr>
          <w:b/>
          <w:bCs/>
        </w:rPr>
      </w:pPr>
      <w:r w:rsidRPr="000030D0">
        <w:rPr>
          <w:b/>
          <w:bCs/>
        </w:rPr>
        <w:t xml:space="preserve">Encryption </w:t>
      </w:r>
      <w:r>
        <w:rPr>
          <w:b/>
          <w:bCs/>
        </w:rPr>
        <w:t>in Transit</w:t>
      </w:r>
    </w:p>
    <w:p w14:paraId="2B9D0C2A" w14:textId="718772AD" w:rsidR="00223D4E" w:rsidRDefault="00223D4E" w:rsidP="76CECAEA">
      <w:pPr>
        <w:rPr>
          <w:i/>
          <w:iCs/>
        </w:rPr>
      </w:pPr>
      <w:r>
        <w:t xml:space="preserve"> </w:t>
      </w:r>
      <w:r w:rsidR="00873EAB">
        <w:t xml:space="preserve">Data transferred by the system is </w:t>
      </w:r>
      <w:r w:rsidR="000878C6">
        <w:t xml:space="preserve">protected as follows: </w:t>
      </w:r>
    </w:p>
    <w:p w14:paraId="1C16EE71" w14:textId="06D7E273" w:rsidR="6D62ACAE" w:rsidRDefault="6D62ACAE" w:rsidP="76CECAEA">
      <w:pPr>
        <w:spacing w:line="259" w:lineRule="auto"/>
        <w:rPr>
          <w:rFonts w:ascii="Calibri" w:eastAsia="Calibri" w:hAnsi="Calibri"/>
          <w:i/>
          <w:iCs/>
        </w:rPr>
      </w:pPr>
      <w:r w:rsidRPr="76CECAEA">
        <w:rPr>
          <w:i/>
          <w:iCs/>
        </w:rPr>
        <w:t>TLS 1.2</w:t>
      </w:r>
    </w:p>
    <w:p w14:paraId="78D9C575" w14:textId="1D557EB5" w:rsidR="006E0305" w:rsidRPr="00166E0B" w:rsidRDefault="006E0305" w:rsidP="00304C88">
      <w:pPr>
        <w:pStyle w:val="Heading3"/>
      </w:pPr>
      <w:bookmarkStart w:id="188" w:name="_Toc64965075"/>
      <w:r w:rsidRPr="00166E0B">
        <w:t xml:space="preserve">Auditing </w:t>
      </w:r>
      <w:r w:rsidR="00182F73">
        <w:t>A</w:t>
      </w:r>
      <w:r w:rsidRPr="00166E0B">
        <w:t xml:space="preserve">ssurance and </w:t>
      </w:r>
      <w:r w:rsidR="00182F73">
        <w:t>C</w:t>
      </w:r>
      <w:r w:rsidRPr="00166E0B">
        <w:t>ompliance</w:t>
      </w:r>
      <w:bookmarkEnd w:id="188"/>
    </w:p>
    <w:p w14:paraId="45B2950D" w14:textId="5ED9774C" w:rsidR="00050FD4" w:rsidRPr="00230387" w:rsidRDefault="00003F70" w:rsidP="006E0305">
      <w:r w:rsidRPr="00230387">
        <w:t xml:space="preserve">The auditing requirements for the solution have been addressed as follows: </w:t>
      </w:r>
      <w:r w:rsidR="004828E0" w:rsidRPr="00230387">
        <w:t xml:space="preserve">GitHub Enterprise server has an audit trail that tracks data sets  that </w:t>
      </w:r>
      <w:r w:rsidR="00403170" w:rsidRPr="00230387">
        <w:t xml:space="preserve">are checked in and checked out. The </w:t>
      </w:r>
      <w:r w:rsidR="0049688B" w:rsidRPr="00230387">
        <w:t>MetWorx</w:t>
      </w:r>
      <w:r w:rsidR="00403170" w:rsidRPr="00230387">
        <w:t xml:space="preserve"> computational tools </w:t>
      </w:r>
      <w:r w:rsidR="00230387" w:rsidRPr="00230387">
        <w:t>are tracked as each user starts and ends a workflow.</w:t>
      </w:r>
    </w:p>
    <w:p w14:paraId="141F744D" w14:textId="78F821B6" w:rsidR="005E274C" w:rsidRPr="00166E0B" w:rsidRDefault="005E274C" w:rsidP="00304C88">
      <w:pPr>
        <w:pStyle w:val="Heading3"/>
      </w:pPr>
      <w:bookmarkStart w:id="189" w:name="_Toc64965076"/>
      <w:r w:rsidRPr="00166E0B">
        <w:t xml:space="preserve">Information </w:t>
      </w:r>
      <w:r w:rsidR="00182F73">
        <w:t>L</w:t>
      </w:r>
      <w:r w:rsidRPr="00166E0B">
        <w:t xml:space="preserve">ifecycle </w:t>
      </w:r>
      <w:r w:rsidR="00182F73">
        <w:t>M</w:t>
      </w:r>
      <w:r w:rsidRPr="00166E0B">
        <w:t>anagement</w:t>
      </w:r>
      <w:bookmarkEnd w:id="189"/>
    </w:p>
    <w:p w14:paraId="60BACC25" w14:textId="5B8ADA53" w:rsidR="59824C0F" w:rsidRDefault="003A66FC" w:rsidP="76CECAEA">
      <w:pPr>
        <w:rPr>
          <w:rFonts w:ascii="Calibri" w:eastAsia="Calibri" w:hAnsi="Calibri"/>
          <w:i/>
          <w:iCs/>
          <w:highlight w:val="yellow"/>
        </w:rPr>
      </w:pPr>
      <w:r>
        <w:t xml:space="preserve">The requirements </w:t>
      </w:r>
      <w:r w:rsidRPr="00166E0B">
        <w:t>for tracking and managing information throughout its lifecycle</w:t>
      </w:r>
      <w:r>
        <w:t xml:space="preserve"> have been </w:t>
      </w:r>
      <w:r w:rsidR="00A46BE4">
        <w:t>addressed</w:t>
      </w:r>
      <w:r>
        <w:t xml:space="preserve"> as follows:</w:t>
      </w:r>
      <w:r w:rsidR="006A553B">
        <w:t xml:space="preserve"> Once the computation modelling is completed all data will be </w:t>
      </w:r>
      <w:r w:rsidR="00BB0CD0">
        <w:t xml:space="preserve">checked back in to </w:t>
      </w:r>
      <w:r w:rsidR="0049688B">
        <w:t>EntimICE</w:t>
      </w:r>
      <w:r w:rsidR="00BB0CD0">
        <w:t>.</w:t>
      </w:r>
    </w:p>
    <w:p w14:paraId="4E79CB01" w14:textId="069FC9D3" w:rsidR="008F56D7" w:rsidRPr="005E274C" w:rsidRDefault="00366489" w:rsidP="00304C88">
      <w:pPr>
        <w:pStyle w:val="Heading3"/>
      </w:pPr>
      <w:bookmarkStart w:id="190" w:name="_Toc64965077"/>
      <w:r>
        <w:t xml:space="preserve">Other </w:t>
      </w:r>
      <w:r w:rsidR="008F56D7" w:rsidRPr="00166E0B">
        <w:t xml:space="preserve">Data </w:t>
      </w:r>
      <w:r>
        <w:t>Security Controls</w:t>
      </w:r>
      <w:bookmarkEnd w:id="190"/>
    </w:p>
    <w:p w14:paraId="58E4F90F" w14:textId="064CAD05" w:rsidR="007636D1" w:rsidRDefault="00C15710" w:rsidP="0073787A">
      <w:r>
        <w:t xml:space="preserve">No other </w:t>
      </w:r>
      <w:r w:rsidR="00FD5AAE">
        <w:t xml:space="preserve">data security controls are defined. </w:t>
      </w:r>
    </w:p>
    <w:p w14:paraId="6A310DE9" w14:textId="79C4EC6B" w:rsidR="007636D1" w:rsidRDefault="007636D1" w:rsidP="0041268F">
      <w:pPr>
        <w:pStyle w:val="Heading2"/>
      </w:pPr>
      <w:bookmarkStart w:id="191" w:name="_Toc64965078"/>
      <w:r>
        <w:lastRenderedPageBreak/>
        <w:t>API Security</w:t>
      </w:r>
      <w:bookmarkEnd w:id="191"/>
    </w:p>
    <w:p w14:paraId="22519C5F" w14:textId="5A10F6B7" w:rsidR="00B35A50" w:rsidRDefault="00CB5597" w:rsidP="00B35A50">
      <w:r>
        <w:t>The solution does not provide or consume any Application Programming Interfaces (API)</w:t>
      </w:r>
      <w:r w:rsidR="00D934B4">
        <w:t>.</w:t>
      </w:r>
    </w:p>
    <w:p w14:paraId="2070CB78" w14:textId="6AFD1B10" w:rsidR="001A0C91" w:rsidRDefault="001A0C91" w:rsidP="0041268F">
      <w:pPr>
        <w:pStyle w:val="Heading2"/>
      </w:pPr>
      <w:bookmarkStart w:id="192" w:name="_Toc64965079"/>
      <w:r w:rsidRPr="00166E0B">
        <w:t>Identity and Access Management</w:t>
      </w:r>
      <w:bookmarkEnd w:id="192"/>
    </w:p>
    <w:p w14:paraId="223A8EAA" w14:textId="77777777" w:rsidR="001A0C91" w:rsidRPr="00166E0B" w:rsidRDefault="001A0C91" w:rsidP="001A0C91">
      <w:pPr>
        <w:pStyle w:val="Heading3"/>
      </w:pPr>
      <w:bookmarkStart w:id="193" w:name="_Toc64965080"/>
      <w:r w:rsidRPr="00166E0B">
        <w:t>Access Channels</w:t>
      </w:r>
      <w:bookmarkEnd w:id="193"/>
    </w:p>
    <w:p w14:paraId="19C5A7CD" w14:textId="6BDC7680" w:rsidR="001A0C91" w:rsidRPr="00166E0B" w:rsidRDefault="76B3A0DC" w:rsidP="3FD81DA6">
      <w:pPr>
        <w:rPr>
          <w:rFonts w:eastAsia="Times New Roman" w:cs="Times New Roman"/>
        </w:rPr>
      </w:pPr>
      <w:r w:rsidRPr="3FD81DA6">
        <w:rPr>
          <w:rFonts w:eastAsia="Times New Roman" w:cs="Times New Roman"/>
        </w:rPr>
        <w:t>Users and Admins will access the sol</w:t>
      </w:r>
      <w:ins w:id="194" w:author="Penland, Chris" w:date="2022-01-18T15:10:00Z">
        <w:r w:rsidR="47322198" w:rsidRPr="3FD81DA6">
          <w:rPr>
            <w:rFonts w:eastAsia="Times New Roman" w:cs="Times New Roman"/>
          </w:rPr>
          <w:t>u</w:t>
        </w:r>
      </w:ins>
      <w:del w:id="195" w:author="Penland, Chris" w:date="2022-01-18T15:10:00Z">
        <w:r w:rsidR="1BFF3E02" w:rsidRPr="3FD81DA6" w:rsidDel="76B3A0DC">
          <w:rPr>
            <w:rFonts w:eastAsia="Times New Roman" w:cs="Times New Roman"/>
          </w:rPr>
          <w:delText>i</w:delText>
        </w:r>
      </w:del>
      <w:r w:rsidRPr="3FD81DA6">
        <w:rPr>
          <w:rFonts w:eastAsia="Times New Roman" w:cs="Times New Roman"/>
        </w:rPr>
        <w:t>t</w:t>
      </w:r>
      <w:ins w:id="196" w:author="Penland, Chris" w:date="2022-01-18T15:10:00Z">
        <w:r w:rsidR="158FC183" w:rsidRPr="3FD81DA6">
          <w:rPr>
            <w:rFonts w:eastAsia="Times New Roman" w:cs="Times New Roman"/>
          </w:rPr>
          <w:t>i</w:t>
        </w:r>
      </w:ins>
      <w:r w:rsidRPr="3FD81DA6">
        <w:rPr>
          <w:rFonts w:eastAsia="Times New Roman" w:cs="Times New Roman"/>
        </w:rPr>
        <w:t>on using the corp</w:t>
      </w:r>
      <w:ins w:id="197" w:author="Penland, Chris" w:date="2022-01-18T15:10:00Z">
        <w:r w:rsidR="771C0AE5" w:rsidRPr="3FD81DA6">
          <w:rPr>
            <w:rFonts w:eastAsia="Times New Roman" w:cs="Times New Roman"/>
          </w:rPr>
          <w:t>orate</w:t>
        </w:r>
      </w:ins>
      <w:r w:rsidRPr="3FD81DA6">
        <w:rPr>
          <w:rFonts w:eastAsia="Times New Roman" w:cs="Times New Roman"/>
        </w:rPr>
        <w:t xml:space="preserve"> desktop and browsers </w:t>
      </w:r>
    </w:p>
    <w:p w14:paraId="4EC33645" w14:textId="77777777" w:rsidR="001A0C91" w:rsidRPr="00166E0B" w:rsidRDefault="001A0C91" w:rsidP="001A0C91">
      <w:pPr>
        <w:pStyle w:val="Heading3"/>
      </w:pPr>
      <w:bookmarkStart w:id="198" w:name="_Toc64965081"/>
      <w:r w:rsidRPr="00166E0B">
        <w:t>Identity, Access and Authorisation</w:t>
      </w:r>
      <w:bookmarkEnd w:id="198"/>
    </w:p>
    <w:p w14:paraId="033139C1" w14:textId="7B5942B6" w:rsidR="00E10A32" w:rsidRPr="00E10A32" w:rsidRDefault="00E10A32" w:rsidP="00825DBB">
      <w:pPr>
        <w:pStyle w:val="Heading4"/>
      </w:pPr>
      <w:r>
        <w:t>Authentication</w:t>
      </w:r>
    </w:p>
    <w:p w14:paraId="59D52EF5" w14:textId="0E89AE60" w:rsidR="0079527C" w:rsidRDefault="00EA21D9" w:rsidP="001A0C91">
      <w:r>
        <w:t xml:space="preserve">The system will be accessed only by </w:t>
      </w:r>
      <w:r w:rsidR="00940131">
        <w:t xml:space="preserve">AstraZeneca employees. </w:t>
      </w:r>
    </w:p>
    <w:p w14:paraId="12EDA466" w14:textId="340484C1" w:rsidR="0088278B" w:rsidRPr="00F0553A" w:rsidRDefault="0088278B" w:rsidP="001A0C91">
      <w:pPr>
        <w:rPr>
          <w:b/>
          <w:bCs/>
        </w:rPr>
      </w:pPr>
      <w:r w:rsidRPr="00F0553A">
        <w:rPr>
          <w:b/>
          <w:bCs/>
        </w:rPr>
        <w:t>Internal Users</w:t>
      </w:r>
    </w:p>
    <w:p w14:paraId="10E3AE3F" w14:textId="58C66740" w:rsidR="001A0C91" w:rsidRDefault="00DD7415" w:rsidP="001A0C91">
      <w:r>
        <w:t>AstraZeneca u</w:t>
      </w:r>
      <w:r w:rsidR="001A0C91" w:rsidRPr="00166E0B">
        <w:t xml:space="preserve">sers authenticate to the system </w:t>
      </w:r>
      <w:r w:rsidR="001A2694">
        <w:t>as follows:</w:t>
      </w:r>
      <w:r w:rsidR="1AFE0A1C">
        <w:t xml:space="preserve"> </w:t>
      </w:r>
      <w:r w:rsidR="003E076C">
        <w:t>PRID</w:t>
      </w:r>
      <w:r w:rsidR="781748DB">
        <w:t xml:space="preserve"> </w:t>
      </w:r>
    </w:p>
    <w:p w14:paraId="3C663B93" w14:textId="77777777" w:rsidR="008563AB" w:rsidRPr="00D72EF9" w:rsidRDefault="008563AB" w:rsidP="00825DBB">
      <w:pPr>
        <w:pStyle w:val="Heading4"/>
      </w:pPr>
      <w:r w:rsidRPr="00D72EF9">
        <w:t>Single Sign-on</w:t>
      </w:r>
    </w:p>
    <w:p w14:paraId="39083B7D" w14:textId="26088D79" w:rsidR="008563AB" w:rsidRDefault="008563AB" w:rsidP="008563AB">
      <w:r w:rsidRPr="00166E0B">
        <w:t xml:space="preserve">Single Sign-On (SSO) </w:t>
      </w:r>
      <w:r w:rsidR="683977D7">
        <w:t>will be</w:t>
      </w:r>
      <w:r w:rsidR="0075715F" w:rsidRPr="00166E0B">
        <w:t xml:space="preserve"> enabled</w:t>
      </w:r>
      <w:r>
        <w:t>,</w:t>
      </w:r>
      <w:r w:rsidR="5ECD410F">
        <w:t xml:space="preserve"> via GitHub and MetWorx SAML SSO</w:t>
      </w:r>
      <w:r w:rsidRPr="00166E0B">
        <w:t xml:space="preserve"> </w:t>
      </w:r>
    </w:p>
    <w:p w14:paraId="6CC06C89" w14:textId="70A4D132" w:rsidR="00120AD2" w:rsidRDefault="00120AD2" w:rsidP="00825DBB">
      <w:pPr>
        <w:pStyle w:val="Heading4"/>
      </w:pPr>
      <w:r>
        <w:t>Authorisation</w:t>
      </w:r>
    </w:p>
    <w:p w14:paraId="60FE6975" w14:textId="5064252A" w:rsidR="008563AB" w:rsidRPr="00517876" w:rsidRDefault="00627FE5" w:rsidP="008563AB">
      <w:r w:rsidRPr="00517876">
        <w:t xml:space="preserve">Each user has their own </w:t>
      </w:r>
      <w:r w:rsidR="0049688B" w:rsidRPr="00517876">
        <w:t>MetWorx</w:t>
      </w:r>
      <w:r w:rsidRPr="00517876">
        <w:t xml:space="preserve"> </w:t>
      </w:r>
      <w:r w:rsidR="00BE7CA0" w:rsidRPr="00517876">
        <w:t xml:space="preserve">on-demand </w:t>
      </w:r>
      <w:r w:rsidRPr="00517876">
        <w:t>workflow</w:t>
      </w:r>
      <w:r w:rsidR="00BE7CA0" w:rsidRPr="00517876">
        <w:t xml:space="preserve">. </w:t>
      </w:r>
      <w:r w:rsidR="007C3B33" w:rsidRPr="00517876">
        <w:t>Credentials for GitHub Enterprise will be passed through the</w:t>
      </w:r>
      <w:r w:rsidR="00517876" w:rsidRPr="00517876">
        <w:t xml:space="preserve"> </w:t>
      </w:r>
      <w:r w:rsidR="0049688B" w:rsidRPr="00517876">
        <w:t>MetWorx</w:t>
      </w:r>
      <w:r w:rsidR="00517876" w:rsidRPr="00517876">
        <w:t xml:space="preserve"> workflow</w:t>
      </w:r>
      <w:r w:rsidR="00517876">
        <w:t>.</w:t>
      </w:r>
    </w:p>
    <w:p w14:paraId="5F31620C" w14:textId="048B5089" w:rsidR="001977AB" w:rsidRPr="000E0A4D" w:rsidRDefault="001977AB" w:rsidP="00825DBB">
      <w:pPr>
        <w:pStyle w:val="Heading4"/>
      </w:pPr>
      <w:r w:rsidRPr="000E0A4D">
        <w:t>User Access Management</w:t>
      </w:r>
    </w:p>
    <w:p w14:paraId="6F9D5A01" w14:textId="2439D7D7" w:rsidR="001977AB" w:rsidRPr="000E0A4D" w:rsidRDefault="000E0A4D" w:rsidP="001977AB">
      <w:r w:rsidRPr="000E0A4D">
        <w:t>User access will be controlled through Active Directory and IDM process</w:t>
      </w:r>
      <w:r>
        <w:t>.</w:t>
      </w:r>
    </w:p>
    <w:p w14:paraId="4B9DF5F5" w14:textId="35D47B1B" w:rsidR="005135AE" w:rsidRPr="000E0A4D" w:rsidRDefault="005135AE" w:rsidP="00825DBB">
      <w:pPr>
        <w:pStyle w:val="Heading4"/>
      </w:pPr>
      <w:r w:rsidRPr="000E0A4D">
        <w:t xml:space="preserve">Access </w:t>
      </w:r>
      <w:r w:rsidR="00C436BD" w:rsidRPr="000E0A4D">
        <w:t>K</w:t>
      </w:r>
      <w:r w:rsidRPr="000E0A4D">
        <w:t xml:space="preserve">ey </w:t>
      </w:r>
      <w:r w:rsidR="00C436BD" w:rsidRPr="000E0A4D">
        <w:t>M</w:t>
      </w:r>
      <w:r w:rsidRPr="000E0A4D">
        <w:t>anagement</w:t>
      </w:r>
    </w:p>
    <w:p w14:paraId="6D6E9E38" w14:textId="3425AE13" w:rsidR="005135AE" w:rsidRPr="000E0A4D" w:rsidRDefault="00076761" w:rsidP="005135AE">
      <w:r>
        <w:t>N\A</w:t>
      </w:r>
    </w:p>
    <w:p w14:paraId="3E2C0B0E" w14:textId="7785E45E" w:rsidR="004D4824" w:rsidRDefault="004D4824" w:rsidP="0041268F">
      <w:pPr>
        <w:pStyle w:val="Heading2"/>
      </w:pPr>
      <w:bookmarkStart w:id="199" w:name="_Toc64965082"/>
      <w:r>
        <w:t>Logging, Monitoring and Alerting</w:t>
      </w:r>
      <w:bookmarkEnd w:id="199"/>
    </w:p>
    <w:p w14:paraId="17815B50" w14:textId="224B5412" w:rsidR="00C813DD" w:rsidRDefault="00114F0D" w:rsidP="00114F0D">
      <w:pPr>
        <w:pStyle w:val="Heading3"/>
      </w:pPr>
      <w:bookmarkStart w:id="200" w:name="_Toc64965083"/>
      <w:r>
        <w:t>System Activity Monitoring</w:t>
      </w:r>
      <w:bookmarkEnd w:id="200"/>
    </w:p>
    <w:p w14:paraId="4BE215AE" w14:textId="34101FC0" w:rsidR="00D75327" w:rsidRPr="00C50C9E" w:rsidRDefault="00D75327" w:rsidP="00381A63">
      <w:r>
        <w:t xml:space="preserve">The requirements for logging and monitoring of system activity and alerting of </w:t>
      </w:r>
      <w:r w:rsidR="004C2430">
        <w:t xml:space="preserve">events and incidents are as </w:t>
      </w:r>
      <w:r w:rsidR="004C2430" w:rsidRPr="00C50C9E">
        <w:t>follows:</w:t>
      </w:r>
      <w:r w:rsidR="00B31553" w:rsidRPr="00C50C9E">
        <w:t xml:space="preserve"> </w:t>
      </w:r>
    </w:p>
    <w:p w14:paraId="7E7BA85F" w14:textId="726C43A1" w:rsidR="00893890" w:rsidRPr="00C50C9E" w:rsidRDefault="0049688B" w:rsidP="00893890">
      <w:r w:rsidRPr="00C50C9E">
        <w:lastRenderedPageBreak/>
        <w:t>MetWorx</w:t>
      </w:r>
      <w:r w:rsidR="00EB22E0" w:rsidRPr="00C50C9E">
        <w:t xml:space="preserve"> sends a daily report of all user activity </w:t>
      </w:r>
      <w:r w:rsidR="00C50C9E" w:rsidRPr="00C50C9E">
        <w:t xml:space="preserve">and </w:t>
      </w:r>
      <w:r w:rsidR="00B01888" w:rsidRPr="00C50C9E">
        <w:t>systems resources consumed</w:t>
      </w:r>
    </w:p>
    <w:p w14:paraId="5FB86DCD" w14:textId="0439845E" w:rsidR="00977C76" w:rsidRPr="00C50C9E" w:rsidRDefault="00240AAC" w:rsidP="00240AAC">
      <w:pPr>
        <w:rPr>
          <w:b/>
          <w:bCs/>
        </w:rPr>
      </w:pPr>
      <w:r w:rsidRPr="00C50C9E">
        <w:rPr>
          <w:b/>
          <w:bCs/>
        </w:rPr>
        <w:t>ServiceNow Integration</w:t>
      </w:r>
    </w:p>
    <w:p w14:paraId="2D97B010" w14:textId="2344EB93" w:rsidR="00240AAC" w:rsidRPr="00C50C9E" w:rsidRDefault="006E30CA" w:rsidP="00240AAC">
      <w:r w:rsidRPr="00C50C9E">
        <w:t>An interface to ServiceNow is not available</w:t>
      </w:r>
      <w:r w:rsidR="00C50C9E" w:rsidRPr="00C50C9E">
        <w:t xml:space="preserve"> yet</w:t>
      </w:r>
    </w:p>
    <w:p w14:paraId="4470CDD6" w14:textId="2DD0ADD1" w:rsidR="00DE0397" w:rsidRPr="00281552" w:rsidRDefault="00DE0397" w:rsidP="00114F0D">
      <w:pPr>
        <w:pStyle w:val="Heading3"/>
      </w:pPr>
      <w:bookmarkStart w:id="201" w:name="_Toc64965084"/>
      <w:r w:rsidRPr="00281552">
        <w:t xml:space="preserve">Security </w:t>
      </w:r>
      <w:r w:rsidR="004630D7">
        <w:t>I</w:t>
      </w:r>
      <w:r w:rsidRPr="00281552">
        <w:t xml:space="preserve">ncident </w:t>
      </w:r>
      <w:r w:rsidR="004630D7">
        <w:t>M</w:t>
      </w:r>
      <w:r w:rsidRPr="00281552">
        <w:t xml:space="preserve">anagement, eDiscovery and </w:t>
      </w:r>
      <w:r w:rsidR="004630D7">
        <w:t>C</w:t>
      </w:r>
      <w:r w:rsidRPr="00281552">
        <w:t xml:space="preserve">loud </w:t>
      </w:r>
      <w:r w:rsidR="004630D7">
        <w:t>F</w:t>
      </w:r>
      <w:r w:rsidRPr="00281552">
        <w:t>orensics</w:t>
      </w:r>
      <w:bookmarkEnd w:id="201"/>
    </w:p>
    <w:p w14:paraId="1C54C439" w14:textId="049A8571" w:rsidR="00BF1F4E" w:rsidRPr="00114F0D" w:rsidRDefault="00DE0397" w:rsidP="00DE0397">
      <w:del w:id="202" w:author="Fedoryczuk, Jim (Turnberry)" w:date="2022-01-27T13:33:00Z">
        <w:r w:rsidRPr="00114F0D" w:rsidDel="00B40A9C">
          <w:delText xml:space="preserve">&lt;DESCRIBE the process for initiating </w:delText>
        </w:r>
        <w:r w:rsidR="009733E0" w:rsidDel="00B40A9C">
          <w:delText xml:space="preserve">an </w:delText>
        </w:r>
        <w:r w:rsidRPr="00114F0D" w:rsidDel="00B40A9C">
          <w:delText xml:space="preserve">investigation into </w:delText>
        </w:r>
        <w:r w:rsidR="009733E0" w:rsidDel="00B40A9C">
          <w:delText xml:space="preserve">a </w:delText>
        </w:r>
        <w:r w:rsidRPr="00114F0D" w:rsidDel="00B40A9C">
          <w:delText xml:space="preserve">security incident, </w:delText>
        </w:r>
        <w:r w:rsidR="00986934" w:rsidDel="00B40A9C">
          <w:delText xml:space="preserve">e.g. </w:delText>
        </w:r>
        <w:r w:rsidRPr="00114F0D" w:rsidDel="00B40A9C">
          <w:delText xml:space="preserve">responding to legal hold notices </w:delText>
        </w:r>
        <w:r w:rsidR="00986934" w:rsidDel="00B40A9C">
          <w:delText>or</w:delText>
        </w:r>
        <w:r w:rsidRPr="00114F0D" w:rsidDel="00B40A9C">
          <w:delText xml:space="preserve"> complying with investigations by </w:delText>
        </w:r>
        <w:r w:rsidRPr="001F6BA0" w:rsidDel="00B40A9C">
          <w:rPr>
            <w:highlight w:val="yellow"/>
          </w:rPr>
          <w:delText>governing groups and organisations&gt;.</w:delText>
        </w:r>
      </w:del>
      <w:ins w:id="203" w:author="Fedoryczuk, Jim (Turnberry)" w:date="2022-01-27T13:33:00Z">
        <w:r w:rsidR="00B40A9C">
          <w:t xml:space="preserve">We will follow standard AWS and AstraZeneca policies </w:t>
        </w:r>
      </w:ins>
    </w:p>
    <w:p w14:paraId="20DD98DE" w14:textId="3150B574" w:rsidR="004D4824" w:rsidRDefault="005F7F37" w:rsidP="0041268F">
      <w:pPr>
        <w:pStyle w:val="Heading2"/>
      </w:pPr>
      <w:bookmarkStart w:id="204" w:name="_Toc64965085"/>
      <w:r>
        <w:t>Threat, Vulnerability and Patch Management</w:t>
      </w:r>
      <w:bookmarkEnd w:id="204"/>
    </w:p>
    <w:p w14:paraId="745AE1DB" w14:textId="2AE3B0A2" w:rsidR="00B05082" w:rsidRPr="00C576DD" w:rsidRDefault="00B05082" w:rsidP="00E73F47">
      <w:pPr>
        <w:pStyle w:val="Heading3"/>
      </w:pPr>
      <w:bookmarkStart w:id="205" w:name="_Toc64965086"/>
      <w:r w:rsidRPr="00C576DD">
        <w:t xml:space="preserve">Software </w:t>
      </w:r>
      <w:r w:rsidR="004D619D" w:rsidRPr="00C576DD">
        <w:t>M</w:t>
      </w:r>
      <w:r w:rsidRPr="00C576DD">
        <w:t>aintenance</w:t>
      </w:r>
      <w:r w:rsidR="004D619D" w:rsidRPr="00C576DD">
        <w:t xml:space="preserve"> and</w:t>
      </w:r>
      <w:r w:rsidRPr="00C576DD">
        <w:t xml:space="preserve"> </w:t>
      </w:r>
      <w:r w:rsidR="004D619D" w:rsidRPr="00C576DD">
        <w:t>S</w:t>
      </w:r>
      <w:r w:rsidRPr="00C576DD">
        <w:t xml:space="preserve">ecurity </w:t>
      </w:r>
      <w:r w:rsidR="004D619D" w:rsidRPr="00C576DD">
        <w:t>P</w:t>
      </w:r>
      <w:r w:rsidRPr="00C576DD">
        <w:t>atching</w:t>
      </w:r>
      <w:bookmarkEnd w:id="205"/>
    </w:p>
    <w:p w14:paraId="5D977C41" w14:textId="7654EE00" w:rsidR="00B05082" w:rsidRPr="00C576DD" w:rsidRDefault="00B1603A" w:rsidP="00B05082">
      <w:r w:rsidRPr="00C576DD">
        <w:t xml:space="preserve">All </w:t>
      </w:r>
      <w:r w:rsidR="00B05082" w:rsidRPr="00C576DD">
        <w:t xml:space="preserve">software components of the solution </w:t>
      </w:r>
      <w:r w:rsidR="00094B3D">
        <w:t xml:space="preserve">and threat management </w:t>
      </w:r>
      <w:r w:rsidR="00B05082" w:rsidRPr="00C576DD">
        <w:t>will be updated</w:t>
      </w:r>
      <w:r w:rsidR="00435EF1" w:rsidRPr="00C576DD">
        <w:t xml:space="preserve"> and ke</w:t>
      </w:r>
      <w:r w:rsidR="00A15168" w:rsidRPr="00C576DD">
        <w:t>pt secure</w:t>
      </w:r>
      <w:r w:rsidRPr="00C576DD">
        <w:t xml:space="preserve"> by the vendor (Metrum) </w:t>
      </w:r>
      <w:r w:rsidR="00C576DD" w:rsidRPr="00C576DD">
        <w:t>through our service agreement</w:t>
      </w:r>
      <w:r w:rsidR="00A15168" w:rsidRPr="00C576DD">
        <w:t xml:space="preserve">. </w:t>
      </w:r>
    </w:p>
    <w:p w14:paraId="341CA054" w14:textId="0C6FFA6F" w:rsidR="00DE7E42" w:rsidRPr="00941AF6" w:rsidRDefault="00E73F47" w:rsidP="00E73F47">
      <w:pPr>
        <w:pStyle w:val="Heading3"/>
      </w:pPr>
      <w:bookmarkStart w:id="206" w:name="_Toc64965088"/>
      <w:r w:rsidRPr="00941AF6">
        <w:t>C</w:t>
      </w:r>
      <w:r w:rsidR="00DE7E42" w:rsidRPr="00941AF6">
        <w:t xml:space="preserve">onfiguration </w:t>
      </w:r>
      <w:r w:rsidRPr="00941AF6">
        <w:t>C</w:t>
      </w:r>
      <w:r w:rsidR="00DE7E42" w:rsidRPr="00941AF6">
        <w:t xml:space="preserve">hange </w:t>
      </w:r>
      <w:r w:rsidRPr="00941AF6">
        <w:t>M</w:t>
      </w:r>
      <w:r w:rsidR="00DE7E42" w:rsidRPr="00941AF6">
        <w:t>anagement</w:t>
      </w:r>
      <w:bookmarkEnd w:id="206"/>
    </w:p>
    <w:p w14:paraId="52025F3C" w14:textId="77E1928A" w:rsidR="568A5A0C" w:rsidRPr="00941AF6" w:rsidRDefault="221A090B" w:rsidP="001F173E">
      <w:pPr>
        <w:rPr>
          <w:rFonts w:ascii="Calibri" w:eastAsia="Calibri" w:hAnsi="Calibri"/>
        </w:rPr>
      </w:pPr>
      <w:commentRangeStart w:id="207"/>
      <w:r>
        <w:t xml:space="preserve">Metrum </w:t>
      </w:r>
      <w:commentRangeEnd w:id="207"/>
      <w:r w:rsidR="007C154A">
        <w:rPr>
          <w:rStyle w:val="CommentReference"/>
        </w:rPr>
        <w:commentReference w:id="207"/>
      </w:r>
      <w:r>
        <w:t xml:space="preserve">performs all update and </w:t>
      </w:r>
      <w:r w:rsidR="5E71B9CC">
        <w:t>manages all change management processes</w:t>
      </w:r>
      <w:r w:rsidR="1391A73F" w:rsidRPr="3FD81DA6">
        <w:rPr>
          <w:rFonts w:ascii="Calibri" w:eastAsia="Calibri" w:hAnsi="Calibri"/>
        </w:rPr>
        <w:t xml:space="preserve"> </w:t>
      </w:r>
    </w:p>
    <w:p w14:paraId="29795CB9" w14:textId="01DEE2FA" w:rsidR="568A5A0C" w:rsidRPr="00941AF6" w:rsidRDefault="00941AF6" w:rsidP="76CECAEA">
      <w:pPr>
        <w:rPr>
          <w:rFonts w:ascii="Calibri" w:eastAsia="Calibri" w:hAnsi="Calibri"/>
        </w:rPr>
      </w:pPr>
      <w:r w:rsidRPr="00941AF6">
        <w:rPr>
          <w:rFonts w:ascii="Calibri" w:eastAsia="Calibri" w:hAnsi="Calibri"/>
        </w:rPr>
        <w:t xml:space="preserve">ETS will manages all AWS VPC changes </w:t>
      </w:r>
    </w:p>
    <w:p w14:paraId="1C72B70E" w14:textId="52A2753B" w:rsidR="005F7F37" w:rsidRDefault="005F7F37" w:rsidP="0041268F">
      <w:pPr>
        <w:pStyle w:val="Heading2"/>
      </w:pPr>
      <w:bookmarkStart w:id="208" w:name="_Toc64965089"/>
      <w:r>
        <w:t>Business Continuity</w:t>
      </w:r>
      <w:bookmarkEnd w:id="208"/>
    </w:p>
    <w:p w14:paraId="756E2101" w14:textId="2D618F27" w:rsidR="005F7F37" w:rsidRDefault="00A34A9F" w:rsidP="00A34A9F">
      <w:pPr>
        <w:pStyle w:val="Heading3"/>
      </w:pPr>
      <w:bookmarkStart w:id="209" w:name="_Toc64965090"/>
      <w:r>
        <w:t>Data Backup and Recovery</w:t>
      </w:r>
      <w:bookmarkEnd w:id="209"/>
    </w:p>
    <w:p w14:paraId="747390DB" w14:textId="76D80FB2" w:rsidR="00A34A9F" w:rsidRDefault="0001035B" w:rsidP="001C72A1">
      <w:ins w:id="210" w:author="Fedoryczuk, Jim (Turnberry)" w:date="2022-01-27T13:34:00Z">
        <w:r>
          <w:t>Refer to Section 4.13</w:t>
        </w:r>
      </w:ins>
      <w:del w:id="211" w:author="Fedoryczuk, Jim (Turnberry)" w:date="2022-01-27T13:34:00Z">
        <w:r w:rsidR="007C44D2" w:rsidRPr="007C44D2" w:rsidDel="0001035B">
          <w:delText xml:space="preserve">&lt;DESCRIBE the backup and recovery arrangements for the solution, including the backup schedules, retention cycles, the team(s) responsible for them and the steps to be followed to initiate a </w:delText>
        </w:r>
        <w:commentRangeStart w:id="212"/>
        <w:r w:rsidR="007C44D2" w:rsidRPr="007C44D2" w:rsidDel="0001035B">
          <w:delText>recovery</w:delText>
        </w:r>
        <w:commentRangeEnd w:id="212"/>
        <w:r w:rsidR="00057AA6" w:rsidDel="0001035B">
          <w:rPr>
            <w:rStyle w:val="CommentReference"/>
          </w:rPr>
          <w:commentReference w:id="212"/>
        </w:r>
        <w:r w:rsidR="007C44D2" w:rsidRPr="007C44D2" w:rsidDel="0001035B">
          <w:delText>&gt;.</w:delText>
        </w:r>
      </w:del>
    </w:p>
    <w:p w14:paraId="2B744CF8" w14:textId="53E60F64" w:rsidR="004C02D0" w:rsidRDefault="00C24C40" w:rsidP="00053858">
      <w:pPr>
        <w:pStyle w:val="Heading3"/>
      </w:pPr>
      <w:bookmarkStart w:id="213" w:name="_Toc64965091"/>
      <w:r>
        <w:t xml:space="preserve">High-Availability / </w:t>
      </w:r>
      <w:r w:rsidR="004C02D0">
        <w:t>Failover</w:t>
      </w:r>
      <w:bookmarkEnd w:id="213"/>
    </w:p>
    <w:p w14:paraId="65E41708" w14:textId="14B5542F" w:rsidR="006B4415" w:rsidRPr="00166E0B" w:rsidDel="00A1198E" w:rsidRDefault="006B4415" w:rsidP="006B4415">
      <w:pPr>
        <w:rPr>
          <w:del w:id="214" w:author="Fedoryczuk, Jim (Turnberry)" w:date="2022-01-27T13:35:00Z"/>
          <w:color w:val="0000FF"/>
        </w:rPr>
      </w:pPr>
      <w:del w:id="215" w:author="Fedoryczuk, Jim (Turnberry)" w:date="2022-01-27T13:35:00Z">
        <w:r w:rsidRPr="00166E0B" w:rsidDel="00A1198E">
          <w:rPr>
            <w:color w:val="0000FF"/>
          </w:rPr>
          <w:delText>*** DELETE ME</w:delText>
        </w:r>
      </w:del>
    </w:p>
    <w:p w14:paraId="16C03229" w14:textId="4953DCB9" w:rsidR="006B4415" w:rsidRPr="00166E0B" w:rsidDel="00A1198E" w:rsidRDefault="006B4415" w:rsidP="006B4415">
      <w:pPr>
        <w:rPr>
          <w:del w:id="216" w:author="Fedoryczuk, Jim (Turnberry)" w:date="2022-01-27T13:35:00Z"/>
          <w:b/>
          <w:color w:val="0000FF"/>
        </w:rPr>
      </w:pPr>
      <w:del w:id="217" w:author="Fedoryczuk, Jim (Turnberry)" w:date="2022-01-27T13:35:00Z">
        <w:r w:rsidRPr="00166E0B" w:rsidDel="00A1198E">
          <w:rPr>
            <w:b/>
            <w:color w:val="0000FF"/>
          </w:rPr>
          <w:delText xml:space="preserve">Describe </w:delText>
        </w:r>
        <w:r w:rsidDel="00A1198E">
          <w:rPr>
            <w:b/>
            <w:color w:val="0000FF"/>
          </w:rPr>
          <w:delText xml:space="preserve">the system features </w:delText>
        </w:r>
        <w:r w:rsidR="00C24C40" w:rsidDel="00A1198E">
          <w:rPr>
            <w:b/>
            <w:color w:val="0000FF"/>
          </w:rPr>
          <w:delText xml:space="preserve">designed to ensure continuity of service </w:delText>
        </w:r>
        <w:r w:rsidR="00A95E5A" w:rsidDel="00A1198E">
          <w:rPr>
            <w:b/>
            <w:color w:val="0000FF"/>
          </w:rPr>
          <w:delText xml:space="preserve">following </w:delText>
        </w:r>
        <w:r w:rsidR="00CC22EE" w:rsidDel="00A1198E">
          <w:rPr>
            <w:b/>
            <w:color w:val="0000FF"/>
          </w:rPr>
          <w:delText xml:space="preserve">the failure of </w:delText>
        </w:r>
        <w:r w:rsidR="00A95E5A" w:rsidDel="00A1198E">
          <w:rPr>
            <w:b/>
            <w:color w:val="0000FF"/>
          </w:rPr>
          <w:delText xml:space="preserve">a </w:delText>
        </w:r>
        <w:r w:rsidR="00880F01" w:rsidDel="00A1198E">
          <w:rPr>
            <w:b/>
            <w:color w:val="0000FF"/>
          </w:rPr>
          <w:delText xml:space="preserve">key </w:delText>
        </w:r>
        <w:r w:rsidR="00CC22EE" w:rsidDel="00A1198E">
          <w:rPr>
            <w:b/>
            <w:color w:val="0000FF"/>
          </w:rPr>
          <w:delText xml:space="preserve">system </w:delText>
        </w:r>
        <w:r w:rsidR="00A95E5A" w:rsidDel="00A1198E">
          <w:rPr>
            <w:b/>
            <w:color w:val="0000FF"/>
          </w:rPr>
          <w:delText>component</w:delText>
        </w:r>
        <w:r w:rsidRPr="00166E0B" w:rsidDel="00A1198E">
          <w:rPr>
            <w:b/>
            <w:color w:val="0000FF"/>
          </w:rPr>
          <w:delText>.</w:delText>
        </w:r>
      </w:del>
    </w:p>
    <w:p w14:paraId="747841F7" w14:textId="4794B7E1" w:rsidR="006B4415" w:rsidRPr="00166E0B" w:rsidDel="00A1198E" w:rsidRDefault="006B4415" w:rsidP="00A95E5A">
      <w:pPr>
        <w:rPr>
          <w:del w:id="218" w:author="Fedoryczuk, Jim (Turnberry)" w:date="2022-01-27T13:35:00Z"/>
          <w:color w:val="0000FF"/>
        </w:rPr>
      </w:pPr>
      <w:del w:id="219" w:author="Fedoryczuk, Jim (Turnberry)" w:date="2022-01-27T13:35:00Z">
        <w:r w:rsidRPr="00166E0B" w:rsidDel="00A1198E">
          <w:rPr>
            <w:color w:val="0000FF"/>
            <w:u w:val="single"/>
          </w:rPr>
          <w:delText>Hint</w:delText>
        </w:r>
        <w:r w:rsidRPr="00166E0B" w:rsidDel="00A1198E">
          <w:rPr>
            <w:color w:val="0000FF"/>
          </w:rPr>
          <w:delText xml:space="preserve">: </w:delText>
        </w:r>
        <w:r w:rsidR="00770579" w:rsidDel="00A1198E">
          <w:rPr>
            <w:color w:val="0000FF"/>
          </w:rPr>
          <w:delText xml:space="preserve">The need for high-availability </w:delText>
        </w:r>
        <w:r w:rsidR="00554F0E" w:rsidDel="00A1198E">
          <w:rPr>
            <w:color w:val="0000FF"/>
          </w:rPr>
          <w:delText xml:space="preserve">(HA) </w:delText>
        </w:r>
        <w:r w:rsidR="00770579" w:rsidDel="00A1198E">
          <w:rPr>
            <w:color w:val="0000FF"/>
          </w:rPr>
          <w:delText xml:space="preserve">features such as standby and failover of </w:delText>
        </w:r>
        <w:r w:rsidR="001B0FD8" w:rsidDel="00A1198E">
          <w:rPr>
            <w:color w:val="0000FF"/>
          </w:rPr>
          <w:delText>key components is influenced by the criticality and resiliency requirements</w:delText>
        </w:r>
        <w:r w:rsidR="00463DBC" w:rsidDel="00A1198E">
          <w:rPr>
            <w:color w:val="0000FF"/>
          </w:rPr>
          <w:delText>, as described in the “Criticality Statement” and “Resiliency Statement” sections</w:delText>
        </w:r>
        <w:r w:rsidRPr="00166E0B" w:rsidDel="00A1198E">
          <w:rPr>
            <w:color w:val="0000FF"/>
          </w:rPr>
          <w:delText>.</w:delText>
        </w:r>
        <w:r w:rsidR="00463DBC" w:rsidDel="00A1198E">
          <w:rPr>
            <w:color w:val="0000FF"/>
          </w:rPr>
          <w:delText xml:space="preserve"> </w:delText>
        </w:r>
        <w:r w:rsidR="00554F0E" w:rsidDel="00A1198E">
          <w:rPr>
            <w:color w:val="0000FF"/>
          </w:rPr>
          <w:delText xml:space="preserve">In general, the need for HA </w:delText>
        </w:r>
        <w:r w:rsidR="00A11114" w:rsidDel="00A1198E">
          <w:rPr>
            <w:color w:val="0000FF"/>
          </w:rPr>
          <w:delText xml:space="preserve">features </w:delText>
        </w:r>
        <w:r w:rsidR="00410AB5" w:rsidDel="00A1198E">
          <w:rPr>
            <w:color w:val="0000FF"/>
          </w:rPr>
          <w:delText xml:space="preserve">is greater </w:delText>
        </w:r>
        <w:r w:rsidR="00A11114" w:rsidDel="00A1198E">
          <w:rPr>
            <w:color w:val="0000FF"/>
          </w:rPr>
          <w:delText xml:space="preserve">as the </w:delText>
        </w:r>
        <w:r w:rsidR="00880F01" w:rsidDel="00A1198E">
          <w:rPr>
            <w:color w:val="0000FF"/>
          </w:rPr>
          <w:delText>solution is more business critical.</w:delText>
        </w:r>
      </w:del>
    </w:p>
    <w:p w14:paraId="201C3AAF" w14:textId="6A44B486" w:rsidR="006B4415" w:rsidDel="00A1198E" w:rsidRDefault="006B4415" w:rsidP="006B4415">
      <w:pPr>
        <w:rPr>
          <w:del w:id="220" w:author="Fedoryczuk, Jim (Turnberry)" w:date="2022-01-27T13:35:00Z"/>
          <w:color w:val="0000FF"/>
        </w:rPr>
      </w:pPr>
      <w:del w:id="221" w:author="Fedoryczuk, Jim (Turnberry)" w:date="2022-01-27T13:35:00Z">
        <w:r w:rsidRPr="00166E0B" w:rsidDel="00A1198E">
          <w:rPr>
            <w:color w:val="0000FF"/>
          </w:rPr>
          <w:lastRenderedPageBreak/>
          <w:delText>DELETE ME ***</w:delText>
        </w:r>
      </w:del>
    </w:p>
    <w:p w14:paraId="6E694B9D" w14:textId="2A4337CC" w:rsidR="00D1238D" w:rsidDel="00A1198E" w:rsidRDefault="00C85CBA" w:rsidP="00062BD0">
      <w:pPr>
        <w:rPr>
          <w:del w:id="222" w:author="Fedoryczuk, Jim (Turnberry)" w:date="2022-01-27T13:35:00Z"/>
        </w:rPr>
      </w:pPr>
      <w:del w:id="223" w:author="Fedoryczuk, Jim (Turnberry)" w:date="2022-01-27T13:35:00Z">
        <w:r w:rsidDel="00A1198E">
          <w:delText>&lt;No high-availability features</w:delText>
        </w:r>
        <w:r w:rsidR="00EE647D" w:rsidDel="00A1198E">
          <w:delText xml:space="preserve">, such as standby and failover of </w:delText>
        </w:r>
        <w:r w:rsidR="00AE11A0" w:rsidDel="00A1198E">
          <w:delText xml:space="preserve">individual </w:delText>
        </w:r>
        <w:r w:rsidR="00EE647D" w:rsidDel="00A1198E">
          <w:delText xml:space="preserve">components, </w:delText>
        </w:r>
        <w:r w:rsidDel="00A1198E">
          <w:delText xml:space="preserve">are required </w:delText>
        </w:r>
        <w:r w:rsidR="00EA6FB6" w:rsidDel="00A1198E">
          <w:delText>because the resiliency</w:delText>
        </w:r>
        <w:r w:rsidR="0066175B" w:rsidDel="00A1198E">
          <w:delText xml:space="preserve">/business continuity </w:delText>
        </w:r>
        <w:r w:rsidR="00EA6FB6" w:rsidDel="00A1198E">
          <w:delText xml:space="preserve">requirements can be met </w:delText>
        </w:r>
        <w:r w:rsidR="0066175B" w:rsidDel="00A1198E">
          <w:delText xml:space="preserve">through the </w:delText>
        </w:r>
        <w:r w:rsidR="00BF6988" w:rsidDel="00A1198E">
          <w:delText xml:space="preserve">Data Backup and Recovery </w:delText>
        </w:r>
        <w:r w:rsidR="0046720B" w:rsidDel="00A1198E">
          <w:delText>&lt;and disaster recovery (DR)</w:delText>
        </w:r>
        <w:r w:rsidR="00CF562D" w:rsidDel="00A1198E">
          <w:delText>&gt;</w:delText>
        </w:r>
        <w:r w:rsidR="0046720B" w:rsidDel="00A1198E">
          <w:delText xml:space="preserve"> facilities</w:delText>
        </w:r>
        <w:r w:rsidR="00857139" w:rsidDel="00A1198E">
          <w:delText>.</w:delText>
        </w:r>
        <w:r w:rsidR="00CF562D" w:rsidDel="00A1198E">
          <w:delText>&gt;</w:delText>
        </w:r>
        <w:r w:rsidR="00237A80" w:rsidDel="00A1198E">
          <w:delText xml:space="preserve"> / </w:delText>
        </w:r>
        <w:r w:rsidR="00590A9C" w:rsidDel="00A1198E">
          <w:delText>The following h</w:delText>
        </w:r>
        <w:r w:rsidR="00237A80" w:rsidDel="00A1198E">
          <w:delText xml:space="preserve">igh-availability </w:delText>
        </w:r>
        <w:r w:rsidR="00590A9C" w:rsidDel="00A1198E">
          <w:delText>features &lt;are/will be*&gt; implemented to meet the requirements for resiliency and business continuity</w:delText>
        </w:r>
        <w:r w:rsidR="00306C45" w:rsidDel="00A1198E">
          <w:delText>: *&gt;</w:delText>
        </w:r>
      </w:del>
    </w:p>
    <w:p w14:paraId="64146089" w14:textId="64E51072" w:rsidR="00B9193E" w:rsidRPr="00B9193E" w:rsidDel="00A1198E" w:rsidRDefault="00A60A02" w:rsidP="00062BD0">
      <w:pPr>
        <w:rPr>
          <w:del w:id="224" w:author="Fedoryczuk, Jim (Turnberry)" w:date="2022-01-27T13:35:00Z"/>
          <w:i/>
          <w:iCs/>
        </w:rPr>
      </w:pPr>
      <w:del w:id="225" w:author="Fedoryczuk, Jim (Turnberry)" w:date="2022-01-27T13:35:00Z">
        <w:r w:rsidDel="00A1198E">
          <w:rPr>
            <w:i/>
            <w:iCs/>
          </w:rPr>
          <w:delText>&lt;</w:delText>
        </w:r>
        <w:r w:rsidR="00B9193E" w:rsidDel="00A1198E">
          <w:rPr>
            <w:i/>
            <w:iCs/>
          </w:rPr>
          <w:delText xml:space="preserve">If </w:delText>
        </w:r>
        <w:r w:rsidDel="00A1198E">
          <w:rPr>
            <w:i/>
            <w:iCs/>
          </w:rPr>
          <w:delText xml:space="preserve">high-availability features are </w:delText>
        </w:r>
        <w:r w:rsidR="0038029D" w:rsidDel="00A1198E">
          <w:rPr>
            <w:i/>
            <w:iCs/>
          </w:rPr>
          <w:delText>required</w:delText>
        </w:r>
        <w:r w:rsidDel="00A1198E">
          <w:rPr>
            <w:i/>
            <w:iCs/>
          </w:rPr>
          <w:delText xml:space="preserve"> …</w:delText>
        </w:r>
      </w:del>
    </w:p>
    <w:p w14:paraId="3094EFFB" w14:textId="029612B1" w:rsidR="00062BD0" w:rsidDel="00A1198E" w:rsidRDefault="00C302CA" w:rsidP="00062BD0">
      <w:pPr>
        <w:rPr>
          <w:del w:id="226" w:author="Fedoryczuk, Jim (Turnberry)" w:date="2022-01-27T13:35:00Z"/>
        </w:rPr>
      </w:pPr>
      <w:del w:id="227" w:author="Fedoryczuk, Jim (Turnberry)" w:date="2022-01-27T13:35:00Z">
        <w:r w:rsidDel="00A1198E">
          <w:delText>&lt;</w:delText>
        </w:r>
        <w:r w:rsidR="00306C45" w:rsidDel="00A1198E">
          <w:delText xml:space="preserve">LIST and </w:delText>
        </w:r>
        <w:r w:rsidDel="00A1198E">
          <w:delText>DESCRIBE</w:delText>
        </w:r>
        <w:r w:rsidR="00306C45" w:rsidDel="00A1198E">
          <w:delText xml:space="preserve"> the high-availability features</w:delText>
        </w:r>
        <w:r w:rsidR="00D532D2" w:rsidDel="00A1198E">
          <w:delText xml:space="preserve"> provided by the solution, including the requirement</w:delText>
        </w:r>
        <w:r w:rsidR="00563EEB" w:rsidDel="00A1198E">
          <w:delText>s</w:delText>
        </w:r>
        <w:r w:rsidR="00D532D2" w:rsidDel="00A1198E">
          <w:delText xml:space="preserve"> they are designed to meet.&gt;</w:delText>
        </w:r>
      </w:del>
    </w:p>
    <w:p w14:paraId="0AF406BE" w14:textId="02EB2CB8" w:rsidR="00A60A02" w:rsidRPr="00A1198E" w:rsidRDefault="00A60A02" w:rsidP="00062BD0">
      <w:del w:id="228" w:author="Fedoryczuk, Jim (Turnberry)" w:date="2022-01-27T13:35:00Z">
        <w:r w:rsidDel="00A1198E">
          <w:rPr>
            <w:i/>
            <w:iCs/>
          </w:rPr>
          <w:delText xml:space="preserve">… if high-availability features are </w:delText>
        </w:r>
        <w:r w:rsidR="0038029D" w:rsidDel="00A1198E">
          <w:rPr>
            <w:i/>
            <w:iCs/>
          </w:rPr>
          <w:delText>required</w:delText>
        </w:r>
        <w:r w:rsidDel="00A1198E">
          <w:rPr>
            <w:i/>
            <w:iCs/>
          </w:rPr>
          <w:delText>&gt;</w:delText>
        </w:r>
      </w:del>
      <w:ins w:id="229" w:author="Fedoryczuk, Jim (Turnberry)" w:date="2022-01-27T13:35:00Z">
        <w:r w:rsidR="00A1198E">
          <w:t>HA and failover not required</w:t>
        </w:r>
      </w:ins>
    </w:p>
    <w:p w14:paraId="3AC105B5" w14:textId="500A7BDC" w:rsidR="00053858" w:rsidRDefault="00053858" w:rsidP="00053858">
      <w:pPr>
        <w:pStyle w:val="Heading3"/>
      </w:pPr>
      <w:bookmarkStart w:id="230" w:name="_Toc64965092"/>
      <w:r>
        <w:t>Disaster Recovery (DR)</w:t>
      </w:r>
      <w:bookmarkEnd w:id="230"/>
    </w:p>
    <w:p w14:paraId="484D83CF" w14:textId="30A1FC94" w:rsidR="00A95E5A" w:rsidRPr="00166E0B" w:rsidDel="00A1198E" w:rsidRDefault="00A95E5A" w:rsidP="00A95E5A">
      <w:pPr>
        <w:rPr>
          <w:del w:id="231" w:author="Fedoryczuk, Jim (Turnberry)" w:date="2022-01-27T13:35:00Z"/>
          <w:color w:val="0000FF"/>
        </w:rPr>
      </w:pPr>
      <w:del w:id="232" w:author="Fedoryczuk, Jim (Turnberry)" w:date="2022-01-27T13:35:00Z">
        <w:r w:rsidRPr="00166E0B" w:rsidDel="00A1198E">
          <w:rPr>
            <w:color w:val="0000FF"/>
          </w:rPr>
          <w:delText>*** DELETE ME</w:delText>
        </w:r>
      </w:del>
    </w:p>
    <w:p w14:paraId="60C6658D" w14:textId="5798BB92" w:rsidR="00A95E5A" w:rsidRPr="00166E0B" w:rsidDel="00A1198E" w:rsidRDefault="00A95E5A" w:rsidP="00A95E5A">
      <w:pPr>
        <w:rPr>
          <w:del w:id="233" w:author="Fedoryczuk, Jim (Turnberry)" w:date="2022-01-27T13:35:00Z"/>
          <w:b/>
          <w:color w:val="0000FF"/>
        </w:rPr>
      </w:pPr>
      <w:del w:id="234" w:author="Fedoryczuk, Jim (Turnberry)" w:date="2022-01-27T13:35:00Z">
        <w:r w:rsidRPr="00166E0B" w:rsidDel="00A1198E">
          <w:rPr>
            <w:b/>
            <w:color w:val="0000FF"/>
          </w:rPr>
          <w:delText xml:space="preserve">Describe </w:delText>
        </w:r>
        <w:r w:rsidDel="00A1198E">
          <w:rPr>
            <w:b/>
            <w:color w:val="0000FF"/>
          </w:rPr>
          <w:delText xml:space="preserve">the facilities provided </w:delText>
        </w:r>
        <w:r w:rsidR="00135D4D" w:rsidDel="00A1198E">
          <w:rPr>
            <w:b/>
            <w:color w:val="0000FF"/>
          </w:rPr>
          <w:delText xml:space="preserve">to switch </w:delText>
        </w:r>
        <w:r w:rsidR="00B25D4B" w:rsidDel="00A1198E">
          <w:rPr>
            <w:b/>
            <w:color w:val="0000FF"/>
          </w:rPr>
          <w:delText xml:space="preserve">operation of the entire </w:delText>
        </w:r>
        <w:r w:rsidR="00135D4D" w:rsidDel="00A1198E">
          <w:rPr>
            <w:b/>
            <w:color w:val="0000FF"/>
          </w:rPr>
          <w:delText xml:space="preserve">system to a </w:delText>
        </w:r>
        <w:r w:rsidR="00B25D4B" w:rsidDel="00A1198E">
          <w:rPr>
            <w:b/>
            <w:color w:val="0000FF"/>
          </w:rPr>
          <w:delText>standby/</w:delText>
        </w:r>
        <w:r w:rsidR="00135D4D" w:rsidDel="00A1198E">
          <w:rPr>
            <w:b/>
            <w:color w:val="0000FF"/>
          </w:rPr>
          <w:delText>failover site</w:delText>
        </w:r>
        <w:r w:rsidRPr="00166E0B" w:rsidDel="00A1198E">
          <w:rPr>
            <w:b/>
            <w:color w:val="0000FF"/>
          </w:rPr>
          <w:delText>.</w:delText>
        </w:r>
      </w:del>
    </w:p>
    <w:p w14:paraId="3632CBC2" w14:textId="12EAD6DC" w:rsidR="00A95E5A" w:rsidRPr="00166E0B" w:rsidDel="00A1198E" w:rsidRDefault="00A95E5A" w:rsidP="00A95E5A">
      <w:pPr>
        <w:rPr>
          <w:del w:id="235" w:author="Fedoryczuk, Jim (Turnberry)" w:date="2022-01-27T13:35:00Z"/>
          <w:color w:val="0000FF"/>
        </w:rPr>
      </w:pPr>
      <w:del w:id="236" w:author="Fedoryczuk, Jim (Turnberry)" w:date="2022-01-27T13:35:00Z">
        <w:r w:rsidRPr="00166E0B" w:rsidDel="00A1198E">
          <w:rPr>
            <w:color w:val="0000FF"/>
            <w:u w:val="single"/>
          </w:rPr>
          <w:delText>Hint</w:delText>
        </w:r>
        <w:r w:rsidRPr="00166E0B" w:rsidDel="00A1198E">
          <w:rPr>
            <w:color w:val="0000FF"/>
          </w:rPr>
          <w:delText xml:space="preserve">: </w:delText>
        </w:r>
        <w:r w:rsidR="009147EC" w:rsidDel="00A1198E">
          <w:rPr>
            <w:color w:val="0000FF"/>
          </w:rPr>
          <w:delText xml:space="preserve">As with high-availability features, the need for </w:delText>
        </w:r>
        <w:r w:rsidR="0063397A" w:rsidDel="00A1198E">
          <w:rPr>
            <w:color w:val="0000FF"/>
          </w:rPr>
          <w:delText xml:space="preserve">a disaster recovery facility is shaped by the criticality of the system to the business and the </w:delText>
        </w:r>
        <w:r w:rsidR="005324D2" w:rsidDel="00A1198E">
          <w:rPr>
            <w:color w:val="0000FF"/>
          </w:rPr>
          <w:delText>continuity requirements</w:delText>
        </w:r>
        <w:r w:rsidRPr="00166E0B" w:rsidDel="00A1198E">
          <w:rPr>
            <w:color w:val="0000FF"/>
          </w:rPr>
          <w:delText>.</w:delText>
        </w:r>
      </w:del>
    </w:p>
    <w:p w14:paraId="55BF9CC7" w14:textId="571CFBC1" w:rsidR="00A95E5A" w:rsidRPr="00166E0B" w:rsidDel="00A1198E" w:rsidRDefault="00A95E5A" w:rsidP="00A95E5A">
      <w:pPr>
        <w:rPr>
          <w:del w:id="237" w:author="Fedoryczuk, Jim (Turnberry)" w:date="2022-01-27T13:35:00Z"/>
          <w:bCs/>
          <w:color w:val="0000FF"/>
        </w:rPr>
      </w:pPr>
      <w:del w:id="238" w:author="Fedoryczuk, Jim (Turnberry)" w:date="2022-01-27T13:35:00Z">
        <w:r w:rsidRPr="00166E0B" w:rsidDel="00A1198E">
          <w:rPr>
            <w:color w:val="0000FF"/>
            <w:u w:val="single"/>
          </w:rPr>
          <w:delText>Hint</w:delText>
        </w:r>
        <w:r w:rsidRPr="00166E0B" w:rsidDel="00A1198E">
          <w:rPr>
            <w:color w:val="0000FF"/>
          </w:rPr>
          <w:delText xml:space="preserve">: </w:delText>
        </w:r>
        <w:r w:rsidR="00E20E78" w:rsidDel="00A1198E">
          <w:rPr>
            <w:color w:val="0000FF"/>
          </w:rPr>
          <w:delText>A d</w:delText>
        </w:r>
        <w:r w:rsidR="005324D2" w:rsidDel="00A1198E">
          <w:rPr>
            <w:color w:val="0000FF"/>
          </w:rPr>
          <w:delText xml:space="preserve">isaster recovery </w:delText>
        </w:r>
        <w:r w:rsidR="00E20E78" w:rsidDel="00A1198E">
          <w:rPr>
            <w:color w:val="0000FF"/>
          </w:rPr>
          <w:delText xml:space="preserve">(DR) facility enables </w:delText>
        </w:r>
        <w:r w:rsidR="00A45275" w:rsidDel="00A1198E">
          <w:rPr>
            <w:color w:val="0000FF"/>
          </w:rPr>
          <w:delText>system operation to resume at a</w:delText>
        </w:r>
        <w:r w:rsidR="002E529A" w:rsidDel="00A1198E">
          <w:rPr>
            <w:color w:val="0000FF"/>
          </w:rPr>
          <w:delText>nother, usually</w:delText>
        </w:r>
        <w:r w:rsidR="00A45275" w:rsidDel="00A1198E">
          <w:rPr>
            <w:color w:val="0000FF"/>
          </w:rPr>
          <w:delText xml:space="preserve"> </w:delText>
        </w:r>
        <w:r w:rsidR="002E529A" w:rsidDel="00A1198E">
          <w:rPr>
            <w:color w:val="0000FF"/>
          </w:rPr>
          <w:delText xml:space="preserve">geographically </w:delText>
        </w:r>
        <w:r w:rsidR="000F0A69" w:rsidDel="00A1198E">
          <w:rPr>
            <w:color w:val="0000FF"/>
          </w:rPr>
          <w:delText>secure</w:delText>
        </w:r>
        <w:r w:rsidR="002E529A" w:rsidDel="00A1198E">
          <w:rPr>
            <w:color w:val="0000FF"/>
          </w:rPr>
          <w:delText xml:space="preserve">, </w:delText>
        </w:r>
        <w:r w:rsidR="00A45275" w:rsidDel="00A1198E">
          <w:rPr>
            <w:color w:val="0000FF"/>
          </w:rPr>
          <w:delText>hosting site</w:delText>
        </w:r>
        <w:r w:rsidR="002E529A" w:rsidDel="00A1198E">
          <w:rPr>
            <w:color w:val="0000FF"/>
          </w:rPr>
          <w:delText xml:space="preserve"> </w:delText>
        </w:r>
        <w:r w:rsidR="000F0A69" w:rsidDel="00A1198E">
          <w:rPr>
            <w:color w:val="0000FF"/>
          </w:rPr>
          <w:delText>following a catastrophic loss of the primary computing environment</w:delText>
        </w:r>
        <w:r w:rsidRPr="00166E0B" w:rsidDel="00A1198E">
          <w:rPr>
            <w:color w:val="0000FF"/>
          </w:rPr>
          <w:delText xml:space="preserve">. </w:delText>
        </w:r>
      </w:del>
    </w:p>
    <w:p w14:paraId="32EE6D30" w14:textId="3ECE2DBE" w:rsidR="00A95E5A" w:rsidDel="00A1198E" w:rsidRDefault="00A95E5A" w:rsidP="00A95E5A">
      <w:pPr>
        <w:rPr>
          <w:del w:id="239" w:author="Fedoryczuk, Jim (Turnberry)" w:date="2022-01-27T13:35:00Z"/>
          <w:color w:val="0000FF"/>
        </w:rPr>
      </w:pPr>
      <w:del w:id="240" w:author="Fedoryczuk, Jim (Turnberry)" w:date="2022-01-27T13:35:00Z">
        <w:r w:rsidRPr="00166E0B" w:rsidDel="00A1198E">
          <w:rPr>
            <w:color w:val="0000FF"/>
          </w:rPr>
          <w:delText>DELETE ME ***</w:delText>
        </w:r>
      </w:del>
    </w:p>
    <w:p w14:paraId="3D3E8B1A" w14:textId="6A4B34DE" w:rsidR="00062BD0" w:rsidDel="00A1198E" w:rsidRDefault="00684D66" w:rsidP="00062BD0">
      <w:pPr>
        <w:rPr>
          <w:del w:id="241" w:author="Fedoryczuk, Jim (Turnberry)" w:date="2022-01-27T13:35:00Z"/>
        </w:rPr>
      </w:pPr>
      <w:del w:id="242" w:author="Fedoryczuk, Jim (Turnberry)" w:date="2022-01-27T13:35:00Z">
        <w:r w:rsidDel="00A1198E">
          <w:delText>&lt;A disaster recovery facility</w:delText>
        </w:r>
        <w:r w:rsidR="00F3250C" w:rsidDel="00A1198E">
          <w:delText xml:space="preserve"> &lt;</w:delText>
        </w:r>
        <w:r w:rsidDel="00A1198E">
          <w:delText>is</w:delText>
        </w:r>
        <w:r w:rsidR="00F3250C" w:rsidDel="00A1198E">
          <w:delText>/</w:delText>
        </w:r>
        <w:r w:rsidDel="00A1198E">
          <w:delText xml:space="preserve"> </w:delText>
        </w:r>
        <w:r w:rsidR="00961F01" w:rsidDel="00A1198E">
          <w:delText xml:space="preserve">is </w:delText>
        </w:r>
        <w:r w:rsidDel="00A1198E">
          <w:delText>not</w:delText>
        </w:r>
        <w:r w:rsidR="00961F01" w:rsidDel="00A1198E">
          <w:delText>*&gt;</w:delText>
        </w:r>
        <w:r w:rsidDel="00A1198E">
          <w:delText xml:space="preserve"> required for this solution </w:delText>
        </w:r>
        <w:r w:rsidR="0093380B" w:rsidDel="00A1198E">
          <w:delText>because &lt;STATE the reason&gt;</w:delText>
        </w:r>
        <w:r w:rsidR="00961F01" w:rsidDel="00A1198E">
          <w:delText>.</w:delText>
        </w:r>
      </w:del>
    </w:p>
    <w:p w14:paraId="400026AC" w14:textId="404EF29E" w:rsidR="00961F01" w:rsidDel="00A1198E" w:rsidRDefault="00326BB5" w:rsidP="00062BD0">
      <w:pPr>
        <w:rPr>
          <w:del w:id="243" w:author="Fedoryczuk, Jim (Turnberry)" w:date="2022-01-27T13:35:00Z"/>
        </w:rPr>
      </w:pPr>
      <w:del w:id="244" w:author="Fedoryczuk, Jim (Turnberry)" w:date="2022-01-27T13:35:00Z">
        <w:r w:rsidDel="00A1198E">
          <w:rPr>
            <w:i/>
            <w:iCs/>
          </w:rPr>
          <w:delText xml:space="preserve">&lt;If </w:delText>
        </w:r>
        <w:r w:rsidR="00CD6F60" w:rsidDel="00A1198E">
          <w:rPr>
            <w:i/>
            <w:iCs/>
          </w:rPr>
          <w:delText>DR is required …</w:delText>
        </w:r>
      </w:del>
    </w:p>
    <w:p w14:paraId="3EC9820C" w14:textId="30F47969" w:rsidR="00CD6F60" w:rsidDel="00A1198E" w:rsidRDefault="00F17C42" w:rsidP="00062BD0">
      <w:pPr>
        <w:rPr>
          <w:del w:id="245" w:author="Fedoryczuk, Jim (Turnberry)" w:date="2022-01-27T13:35:00Z"/>
        </w:rPr>
      </w:pPr>
      <w:del w:id="246" w:author="Fedoryczuk, Jim (Turnberry)" w:date="2022-01-27T13:35:00Z">
        <w:r w:rsidDel="00A1198E">
          <w:delText xml:space="preserve">&lt;DESCRIBE the DR </w:delText>
        </w:r>
        <w:r w:rsidR="00AD1E77" w:rsidDel="00A1198E">
          <w:delText xml:space="preserve">facility, </w:delText>
        </w:r>
        <w:r w:rsidR="00A409B5" w:rsidDel="00A1198E">
          <w:delText>stat</w:delText>
        </w:r>
        <w:r w:rsidR="00AD1E77" w:rsidDel="00A1198E">
          <w:delText xml:space="preserve">ing </w:delText>
        </w:r>
        <w:r w:rsidR="00A409B5" w:rsidDel="00A1198E">
          <w:delText>the location</w:delText>
        </w:r>
        <w:r w:rsidR="003F7446" w:rsidDel="00A1198E">
          <w:delText>/region</w:delText>
        </w:r>
        <w:r w:rsidR="00C24F7D" w:rsidDel="00A1198E">
          <w:delText xml:space="preserve"> of the hosting site</w:delText>
        </w:r>
        <w:r w:rsidR="00A409B5" w:rsidDel="00A1198E">
          <w:delText xml:space="preserve">, </w:delText>
        </w:r>
        <w:r w:rsidR="00C24F7D" w:rsidDel="00A1198E">
          <w:delText>resource capacity (compared with the primary site)</w:delText>
        </w:r>
        <w:r w:rsidR="003F7446" w:rsidDel="00A1198E">
          <w:delText xml:space="preserve">, what </w:delText>
        </w:r>
        <w:r w:rsidR="002716FA" w:rsidDel="00A1198E">
          <w:delText xml:space="preserve">system </w:delText>
        </w:r>
        <w:r w:rsidR="00FA5BEC" w:rsidDel="00A1198E">
          <w:delText xml:space="preserve">services </w:delText>
        </w:r>
        <w:r w:rsidR="002716FA" w:rsidDel="00A1198E">
          <w:delText xml:space="preserve">it </w:delText>
        </w:r>
        <w:r w:rsidR="000A48DA" w:rsidDel="00A1198E">
          <w:delText>will</w:delText>
        </w:r>
        <w:r w:rsidR="002716FA" w:rsidDel="00A1198E">
          <w:delText xml:space="preserve"> support</w:delText>
        </w:r>
        <w:r w:rsidR="00FA5BEC" w:rsidDel="00A1198E">
          <w:delText xml:space="preserve">, an </w:delText>
        </w:r>
        <w:r w:rsidR="003F7446" w:rsidDel="00A1198E">
          <w:delText>estimated time to transfer operation</w:delText>
        </w:r>
        <w:r w:rsidR="002716FA" w:rsidDel="00A1198E">
          <w:delText xml:space="preserve">s and </w:delText>
        </w:r>
        <w:r w:rsidR="00535F1B" w:rsidDel="00A1198E">
          <w:delText xml:space="preserve">the testing </w:delText>
        </w:r>
        <w:r w:rsidR="00785F79" w:rsidDel="00A1198E">
          <w:delText>regime (</w:delText>
        </w:r>
        <w:r w:rsidR="00EE58B3" w:rsidDel="00A1198E">
          <w:delText>when and how).&gt;</w:delText>
        </w:r>
      </w:del>
    </w:p>
    <w:p w14:paraId="15EDBA24" w14:textId="4E993938" w:rsidR="00CD6F60" w:rsidRPr="009C145B" w:rsidRDefault="00CD6F60" w:rsidP="00CD6F60">
      <w:del w:id="247" w:author="Fedoryczuk, Jim (Turnberry)" w:date="2022-01-27T13:35:00Z">
        <w:r w:rsidDel="00A1198E">
          <w:rPr>
            <w:i/>
            <w:iCs/>
          </w:rPr>
          <w:delText>… if DR is required&gt;</w:delText>
        </w:r>
      </w:del>
      <w:ins w:id="248" w:author="Fedoryczuk, Jim (Turnberry)" w:date="2022-01-27T13:35:00Z">
        <w:r w:rsidR="009C145B">
          <w:t>Refer to Section 4.13</w:t>
        </w:r>
      </w:ins>
    </w:p>
    <w:p w14:paraId="2F7254EC" w14:textId="536EFCA9" w:rsidR="004F351D" w:rsidRPr="00166E0B" w:rsidRDefault="004F351D" w:rsidP="00EA497C">
      <w:pPr>
        <w:pStyle w:val="Heading1"/>
      </w:pPr>
      <w:bookmarkStart w:id="249" w:name="_Toc64965093"/>
      <w:r w:rsidRPr="00166E0B">
        <w:lastRenderedPageBreak/>
        <w:t>Application Management</w:t>
      </w:r>
      <w:bookmarkEnd w:id="249"/>
    </w:p>
    <w:p w14:paraId="5030A851" w14:textId="7A25BB47" w:rsidR="004F351D" w:rsidRPr="00166E0B" w:rsidRDefault="004F351D" w:rsidP="0041268F">
      <w:pPr>
        <w:pStyle w:val="Heading2"/>
      </w:pPr>
      <w:bookmarkStart w:id="250" w:name="_Toc64965094"/>
      <w:r w:rsidRPr="00166E0B">
        <w:t>Application Code Controls</w:t>
      </w:r>
      <w:bookmarkEnd w:id="250"/>
    </w:p>
    <w:p w14:paraId="2770597D" w14:textId="27DC8041" w:rsidR="442C4BA8" w:rsidRDefault="442C4BA8" w:rsidP="76CECAEA">
      <w:pPr>
        <w:spacing w:line="259" w:lineRule="auto"/>
        <w:rPr>
          <w:rFonts w:ascii="Calibri" w:eastAsia="Calibri" w:hAnsi="Calibri"/>
        </w:rPr>
      </w:pPr>
      <w:r>
        <w:t>N/A</w:t>
      </w:r>
    </w:p>
    <w:p w14:paraId="0376A9B9" w14:textId="77777777" w:rsidR="005B794F" w:rsidRPr="00166E0B" w:rsidRDefault="005B794F" w:rsidP="0041268F">
      <w:pPr>
        <w:pStyle w:val="Heading2"/>
      </w:pPr>
      <w:bookmarkStart w:id="251" w:name="_Toc64965095"/>
      <w:r w:rsidRPr="00166E0B">
        <w:t>Application Performance</w:t>
      </w:r>
      <w:bookmarkEnd w:id="251"/>
    </w:p>
    <w:p w14:paraId="09C24964" w14:textId="6B861B06" w:rsidR="3200ECC0" w:rsidRPr="005C4621" w:rsidRDefault="00FF3125" w:rsidP="76CECAEA">
      <w:pPr>
        <w:rPr>
          <w:rFonts w:ascii="Calibri" w:eastAsia="Calibri" w:hAnsi="Calibri"/>
        </w:rPr>
      </w:pPr>
      <w:r w:rsidRPr="005C4621">
        <w:rPr>
          <w:rFonts w:ascii="Calibri" w:eastAsia="Calibri" w:hAnsi="Calibri"/>
        </w:rPr>
        <w:t xml:space="preserve">Resources are scalable by design </w:t>
      </w:r>
      <w:r w:rsidR="005C4621" w:rsidRPr="005C4621">
        <w:rPr>
          <w:rFonts w:ascii="Calibri" w:eastAsia="Calibri" w:hAnsi="Calibri"/>
        </w:rPr>
        <w:t xml:space="preserve">according to user specs </w:t>
      </w:r>
      <w:r w:rsidRPr="005C4621">
        <w:rPr>
          <w:rFonts w:ascii="Calibri" w:eastAsia="Calibri" w:hAnsi="Calibri"/>
        </w:rPr>
        <w:t xml:space="preserve">using </w:t>
      </w:r>
      <w:r w:rsidR="00DF3606" w:rsidRPr="005C4621">
        <w:rPr>
          <w:rFonts w:ascii="Calibri" w:eastAsia="Calibri" w:hAnsi="Calibri"/>
        </w:rPr>
        <w:t>MetWorx</w:t>
      </w:r>
      <w:r w:rsidRPr="005C4621">
        <w:rPr>
          <w:rFonts w:ascii="Calibri" w:eastAsia="Calibri" w:hAnsi="Calibri"/>
        </w:rPr>
        <w:t xml:space="preserve"> instances </w:t>
      </w:r>
      <w:r w:rsidR="005C4621" w:rsidRPr="005C4621">
        <w:rPr>
          <w:rFonts w:ascii="Calibri" w:eastAsia="Calibri" w:hAnsi="Calibri"/>
        </w:rPr>
        <w:t>in AWS</w:t>
      </w:r>
      <w:r w:rsidR="0F1A2B80" w:rsidRPr="005C4621">
        <w:rPr>
          <w:rFonts w:ascii="Calibri" w:eastAsia="Calibri" w:hAnsi="Calibri"/>
        </w:rPr>
        <w:t xml:space="preserve"> </w:t>
      </w:r>
      <w:r w:rsidR="3200ECC0" w:rsidRPr="005C4621">
        <w:rPr>
          <w:rFonts w:ascii="Calibri" w:eastAsia="Calibri" w:hAnsi="Calibri"/>
        </w:rPr>
        <w:t xml:space="preserve"> </w:t>
      </w:r>
    </w:p>
    <w:p w14:paraId="4700B12B" w14:textId="77777777" w:rsidR="00ED3F95" w:rsidRPr="00166E0B" w:rsidRDefault="00ED3F95" w:rsidP="0041268F">
      <w:pPr>
        <w:pStyle w:val="Heading2"/>
      </w:pPr>
      <w:bookmarkStart w:id="252" w:name="_Toc64965096"/>
      <w:r w:rsidRPr="00166E0B">
        <w:t>Application Defect Management</w:t>
      </w:r>
      <w:bookmarkEnd w:id="252"/>
    </w:p>
    <w:p w14:paraId="54F8F6D1" w14:textId="15E310BC" w:rsidR="002C5820" w:rsidRPr="00166E0B" w:rsidRDefault="28F203C2" w:rsidP="002C5820">
      <w:r>
        <w:t xml:space="preserve">Provided by the vendor (Metrum), since they supply the qualified compute </w:t>
      </w:r>
      <w:r w:rsidR="005C4621">
        <w:t>environment</w:t>
      </w:r>
    </w:p>
    <w:p w14:paraId="5639354F" w14:textId="6A2481FB" w:rsidR="00482562" w:rsidRPr="00166E0B" w:rsidRDefault="00482562" w:rsidP="0041268F">
      <w:pPr>
        <w:pStyle w:val="Heading2"/>
      </w:pPr>
      <w:bookmarkStart w:id="253" w:name="_Toc64965097"/>
      <w:r w:rsidRPr="00166E0B">
        <w:t>Application Release</w:t>
      </w:r>
      <w:r w:rsidR="00EA169D" w:rsidRPr="00166E0B">
        <w:t xml:space="preserve"> Management</w:t>
      </w:r>
      <w:bookmarkEnd w:id="253"/>
    </w:p>
    <w:p w14:paraId="7AD11848" w14:textId="4CCA89E0" w:rsidR="3191CDFF" w:rsidRDefault="3191CDFF">
      <w:r>
        <w:t xml:space="preserve">Provided by the vendor (Metrum), since they supply the qualified compute </w:t>
      </w:r>
      <w:r w:rsidR="005C4621">
        <w:t>environment</w:t>
      </w:r>
    </w:p>
    <w:p w14:paraId="54F41815" w14:textId="2F32055A" w:rsidR="76CECAEA" w:rsidRDefault="76CECAEA" w:rsidP="76CECAEA">
      <w:pPr>
        <w:rPr>
          <w:rFonts w:ascii="Calibri" w:eastAsia="Calibri" w:hAnsi="Calibri"/>
        </w:rPr>
      </w:pPr>
    </w:p>
    <w:p w14:paraId="110DF5AA" w14:textId="7B504AD9" w:rsidR="00582827" w:rsidRPr="00166E0B" w:rsidRDefault="00971EFE" w:rsidP="76CECAEA">
      <w:pPr>
        <w:pStyle w:val="Heading2"/>
      </w:pPr>
      <w:bookmarkStart w:id="254" w:name="_Toc64965098"/>
      <w:r w:rsidRPr="00166E0B">
        <w:t>Application Recovery</w:t>
      </w:r>
      <w:r w:rsidR="00ED3F95" w:rsidRPr="00166E0B">
        <w:t xml:space="preserve"> Plan</w:t>
      </w:r>
      <w:bookmarkEnd w:id="254"/>
      <w:r w:rsidR="00B77B57">
        <w:t>.</w:t>
      </w:r>
    </w:p>
    <w:p w14:paraId="506FF50A" w14:textId="6A4EA502" w:rsidR="0713C5E3" w:rsidRDefault="0713C5E3">
      <w:r>
        <w:t xml:space="preserve">Provided by the vendor (Metrum), since they supply the qualified compute </w:t>
      </w:r>
      <w:r w:rsidR="005C4621">
        <w:t>environment</w:t>
      </w:r>
    </w:p>
    <w:p w14:paraId="4E4FECF4" w14:textId="70CAFE35" w:rsidR="76CECAEA" w:rsidRDefault="76CECAEA" w:rsidP="76CECAEA">
      <w:pPr>
        <w:rPr>
          <w:rFonts w:ascii="Calibri" w:eastAsia="Calibri" w:hAnsi="Calibri"/>
        </w:rPr>
      </w:pPr>
    </w:p>
    <w:p w14:paraId="1DBDD963" w14:textId="7016215F" w:rsidR="00975C41" w:rsidRPr="00166E0B" w:rsidRDefault="00975C41" w:rsidP="00EA497C">
      <w:pPr>
        <w:pStyle w:val="Heading1"/>
      </w:pPr>
      <w:bookmarkStart w:id="255" w:name="_Toc64965099"/>
      <w:bookmarkEnd w:id="178"/>
      <w:r w:rsidRPr="00166E0B">
        <w:lastRenderedPageBreak/>
        <w:t>Data</w:t>
      </w:r>
      <w:r w:rsidR="00295861" w:rsidRPr="00166E0B">
        <w:t xml:space="preserve"> and Analytics Architecture</w:t>
      </w:r>
      <w:bookmarkEnd w:id="255"/>
    </w:p>
    <w:p w14:paraId="409C9309" w14:textId="67368C12" w:rsidR="00170FE6" w:rsidRPr="00166E0B" w:rsidRDefault="00975C41" w:rsidP="0041268F">
      <w:pPr>
        <w:pStyle w:val="Heading2"/>
      </w:pPr>
      <w:bookmarkStart w:id="256" w:name="_Toc64965100"/>
      <w:r w:rsidRPr="00166E0B">
        <w:t xml:space="preserve">Data </w:t>
      </w:r>
      <w:r w:rsidR="002D3907" w:rsidRPr="00166E0B">
        <w:t>Architecture</w:t>
      </w:r>
      <w:bookmarkEnd w:id="256"/>
      <w:r w:rsidRPr="00166E0B">
        <w:t xml:space="preserve"> </w:t>
      </w:r>
    </w:p>
    <w:p w14:paraId="51C19430" w14:textId="2A3CEC11" w:rsidR="00975C41" w:rsidRDefault="00277FCB" w:rsidP="00170FE6">
      <w:pPr>
        <w:pStyle w:val="Heading3"/>
        <w:rPr>
          <w:ins w:id="257" w:author="Subramanian, Sivasamy" w:date="2022-02-03T19:07:00Z"/>
        </w:rPr>
      </w:pPr>
      <w:bookmarkStart w:id="258" w:name="_Toc64965101"/>
      <w:r w:rsidRPr="00166E0B">
        <w:t>Data Model Summary</w:t>
      </w:r>
      <w:bookmarkEnd w:id="258"/>
    </w:p>
    <w:p w14:paraId="7E38FF65" w14:textId="6BAAC0DF" w:rsidR="001D084E" w:rsidRPr="001D084E" w:rsidDel="001D084E" w:rsidRDefault="001D084E" w:rsidP="001D084E">
      <w:pPr>
        <w:rPr>
          <w:del w:id="259" w:author="Subramanian, Sivasamy" w:date="2022-02-03T19:07:00Z"/>
        </w:rPr>
      </w:pPr>
    </w:p>
    <w:p w14:paraId="1F1CD2E0" w14:textId="4D5D0040" w:rsidR="00BA61D0" w:rsidRDefault="00BF521E" w:rsidP="00BA61D0">
      <w:pPr>
        <w:pStyle w:val="BodyText3"/>
        <w:rPr>
          <w:rFonts w:asciiTheme="minorHAnsi" w:hAnsiTheme="minorHAnsi"/>
          <w:iCs/>
          <w:color w:val="auto"/>
          <w:sz w:val="22"/>
          <w:szCs w:val="22"/>
          <w:lang w:val="en-GB"/>
        </w:rPr>
      </w:pPr>
      <w:del w:id="260" w:author="Subramanian, Sivasamy" w:date="2022-02-03T19:06:00Z">
        <w:r w:rsidRPr="00E41418" w:rsidDel="001D084E">
          <w:rPr>
            <w:noProof/>
          </w:rPr>
          <w:lastRenderedPageBreak/>
          <w:drawing>
            <wp:inline distT="0" distB="0" distL="0" distR="0" wp14:anchorId="48842F50" wp14:editId="6636E45C">
              <wp:extent cx="5400040" cy="3642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642889"/>
                      </a:xfrm>
                      <a:prstGeom prst="rect">
                        <a:avLst/>
                      </a:prstGeom>
                      <a:noFill/>
                      <a:ln>
                        <a:noFill/>
                      </a:ln>
                    </pic:spPr>
                  </pic:pic>
                </a:graphicData>
              </a:graphic>
            </wp:inline>
          </w:drawing>
        </w:r>
      </w:del>
      <w:ins w:id="261" w:author="Subramanian, Sivasamy" w:date="2022-02-03T19:07:00Z">
        <w:r w:rsidR="001D084E">
          <w:rPr>
            <w:rFonts w:asciiTheme="minorHAnsi" w:hAnsiTheme="minorHAnsi"/>
            <w:iCs/>
            <w:noProof/>
            <w:color w:val="auto"/>
            <w:sz w:val="22"/>
            <w:szCs w:val="22"/>
            <w:lang w:val="en-GB"/>
          </w:rPr>
          <w:lastRenderedPageBreak/>
          <w:drawing>
            <wp:inline distT="0" distB="0" distL="0" distR="0" wp14:anchorId="03DF743D" wp14:editId="788AD71C">
              <wp:extent cx="6041499" cy="3161841"/>
              <wp:effectExtent l="0" t="0" r="0" b="63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102891" cy="3193971"/>
                      </a:xfrm>
                      <a:prstGeom prst="rect">
                        <a:avLst/>
                      </a:prstGeom>
                    </pic:spPr>
                  </pic:pic>
                </a:graphicData>
              </a:graphic>
            </wp:inline>
          </w:drawing>
        </w:r>
      </w:ins>
    </w:p>
    <w:p w14:paraId="08C6A39E" w14:textId="34DBF88C" w:rsidR="002862B3" w:rsidRPr="00166E0B" w:rsidRDefault="002862B3" w:rsidP="005926DC">
      <w:pPr>
        <w:pStyle w:val="Caption"/>
      </w:pPr>
    </w:p>
    <w:p w14:paraId="2F3F335E" w14:textId="3B5DE8DA" w:rsidR="00C57AF4" w:rsidRPr="00166E0B" w:rsidDel="00BA097E" w:rsidRDefault="00C57AF4" w:rsidP="00C57AF4">
      <w:pPr>
        <w:rPr>
          <w:del w:id="262" w:author="Subramanian, Sivasamy" w:date="2022-02-03T19:09:00Z"/>
        </w:rPr>
        <w:sectPr w:rsidR="00C57AF4" w:rsidRPr="00166E0B" w:rsidDel="00BA097E" w:rsidSect="00D01A9A">
          <w:pgSz w:w="16838" w:h="11906" w:orient="landscape"/>
          <w:pgMar w:top="851" w:right="1418" w:bottom="851" w:left="1418" w:header="1701" w:footer="1701" w:gutter="0"/>
          <w:cols w:space="708"/>
          <w:docGrid w:linePitch="360"/>
        </w:sectPr>
      </w:pPr>
    </w:p>
    <w:p w14:paraId="720E53C8" w14:textId="09C7EFE7" w:rsidR="00CD784C" w:rsidRDefault="00CD784C" w:rsidP="00CD784C">
      <w:pPr>
        <w:pStyle w:val="Heading3"/>
      </w:pPr>
      <w:bookmarkStart w:id="263" w:name="_Toc64965104"/>
      <w:r w:rsidRPr="00166E0B">
        <w:lastRenderedPageBreak/>
        <w:t>Master and Reference Data</w:t>
      </w:r>
      <w:bookmarkEnd w:id="263"/>
    </w:p>
    <w:p w14:paraId="1A69F7C1" w14:textId="1F53F8E1" w:rsidR="000803AB" w:rsidRPr="00166E0B" w:rsidDel="001D084E" w:rsidRDefault="000803AB" w:rsidP="000803AB">
      <w:pPr>
        <w:rPr>
          <w:del w:id="264" w:author="Subramanian, Sivasamy" w:date="2022-02-03T19:07:00Z"/>
          <w:color w:val="0000FF"/>
        </w:rPr>
      </w:pPr>
      <w:del w:id="265" w:author="Subramanian, Sivasamy" w:date="2022-02-03T19:07:00Z">
        <w:r w:rsidRPr="00166E0B" w:rsidDel="001D084E">
          <w:rPr>
            <w:color w:val="0000FF"/>
          </w:rPr>
          <w:delText>*** DELETE ME</w:delText>
        </w:r>
      </w:del>
    </w:p>
    <w:p w14:paraId="6E52782F" w14:textId="012C8060" w:rsidR="000803AB" w:rsidRPr="00166E0B" w:rsidDel="001D084E" w:rsidRDefault="000803AB" w:rsidP="000803AB">
      <w:pPr>
        <w:rPr>
          <w:del w:id="266" w:author="Subramanian, Sivasamy" w:date="2022-02-03T19:07:00Z"/>
          <w:color w:val="0000FF"/>
        </w:rPr>
      </w:pPr>
      <w:del w:id="267" w:author="Subramanian, Sivasamy" w:date="2022-02-03T19:07:00Z">
        <w:r w:rsidRPr="00166E0B" w:rsidDel="001D084E">
          <w:rPr>
            <w:color w:val="0000FF"/>
          </w:rPr>
          <w:delText>Plan; Required</w:delText>
        </w:r>
      </w:del>
    </w:p>
    <w:p w14:paraId="6CD99171" w14:textId="09F0533B" w:rsidR="000803AB" w:rsidRPr="00166E0B" w:rsidDel="001D084E" w:rsidRDefault="00B224FE" w:rsidP="000803AB">
      <w:pPr>
        <w:rPr>
          <w:del w:id="268" w:author="Subramanian, Sivasamy" w:date="2022-02-03T19:07:00Z"/>
          <w:b/>
          <w:color w:val="0000FF"/>
        </w:rPr>
      </w:pPr>
      <w:del w:id="269" w:author="Subramanian, Sivasamy" w:date="2022-02-03T19:07:00Z">
        <w:r w:rsidDel="001D084E">
          <w:rPr>
            <w:b/>
            <w:color w:val="0000FF"/>
          </w:rPr>
          <w:delText xml:space="preserve">Explain </w:delText>
        </w:r>
        <w:r w:rsidR="00FD2B67" w:rsidDel="001D084E">
          <w:rPr>
            <w:b/>
            <w:color w:val="0000FF"/>
          </w:rPr>
          <w:delText>the solution’s use of master data and reference data</w:delText>
        </w:r>
        <w:r w:rsidR="000803AB" w:rsidRPr="00166E0B" w:rsidDel="001D084E">
          <w:rPr>
            <w:b/>
            <w:color w:val="0000FF"/>
          </w:rPr>
          <w:delText>.</w:delText>
        </w:r>
      </w:del>
    </w:p>
    <w:p w14:paraId="3B8D3C80" w14:textId="7D089DEF" w:rsidR="000605A8" w:rsidDel="001D084E" w:rsidRDefault="000605A8" w:rsidP="000605A8">
      <w:pPr>
        <w:rPr>
          <w:del w:id="270" w:author="Subramanian, Sivasamy" w:date="2022-02-03T19:07:00Z"/>
          <w:color w:val="0000FF"/>
        </w:rPr>
      </w:pPr>
      <w:del w:id="271" w:author="Subramanian, Sivasamy" w:date="2022-02-03T19:07:00Z">
        <w:r w:rsidRPr="00166E0B" w:rsidDel="001D084E">
          <w:rPr>
            <w:color w:val="0000FF"/>
            <w:u w:val="single"/>
          </w:rPr>
          <w:delText>Hint</w:delText>
        </w:r>
        <w:r w:rsidRPr="00166E0B" w:rsidDel="001D084E">
          <w:rPr>
            <w:color w:val="0000FF"/>
          </w:rPr>
          <w:delText xml:space="preserve">: Consult Information Architecture </w:delText>
        </w:r>
        <w:r w:rsidDel="001D084E">
          <w:rPr>
            <w:color w:val="0000FF"/>
          </w:rPr>
          <w:delText xml:space="preserve">and/or the Data Office </w:delText>
        </w:r>
        <w:r w:rsidRPr="00166E0B" w:rsidDel="001D084E">
          <w:rPr>
            <w:color w:val="0000FF"/>
          </w:rPr>
          <w:delText>on the approved methods of managing master and reference data.</w:delText>
        </w:r>
      </w:del>
    </w:p>
    <w:p w14:paraId="0F2A93D1" w14:textId="10E237E8" w:rsidR="00B24BA8" w:rsidDel="001D084E" w:rsidRDefault="001636A6" w:rsidP="00FD2B67">
      <w:pPr>
        <w:rPr>
          <w:del w:id="272" w:author="Subramanian, Sivasamy" w:date="2022-02-03T19:07:00Z"/>
          <w:color w:val="0000FF"/>
        </w:rPr>
      </w:pPr>
      <w:del w:id="273" w:author="Subramanian, Sivasamy" w:date="2022-02-03T19:07:00Z">
        <w:r w:rsidRPr="007A290D" w:rsidDel="001D084E">
          <w:rPr>
            <w:color w:val="0000FF"/>
            <w:u w:val="single"/>
          </w:rPr>
          <w:delText>Hint</w:delText>
        </w:r>
        <w:r w:rsidRPr="00F443CB" w:rsidDel="001D084E">
          <w:rPr>
            <w:color w:val="0000FF"/>
          </w:rPr>
          <w:delText xml:space="preserve">: </w:delText>
        </w:r>
        <w:r w:rsidR="00FD2B67" w:rsidRPr="00F443CB" w:rsidDel="001D084E">
          <w:rPr>
            <w:color w:val="0000FF"/>
          </w:rPr>
          <w:delText xml:space="preserve">Data standards </w:delText>
        </w:r>
        <w:r w:rsidR="006064FA" w:rsidRPr="00F443CB" w:rsidDel="001D084E">
          <w:rPr>
            <w:color w:val="0000FF"/>
          </w:rPr>
          <w:delText>are used to</w:delText>
        </w:r>
        <w:r w:rsidR="00FD2B67" w:rsidRPr="00F443CB" w:rsidDel="001D084E">
          <w:rPr>
            <w:color w:val="0000FF"/>
          </w:rPr>
          <w:delText xml:space="preserve"> </w:delText>
        </w:r>
        <w:r w:rsidR="00956D57" w:rsidRPr="00F443CB" w:rsidDel="001D084E">
          <w:rPr>
            <w:color w:val="0000FF"/>
          </w:rPr>
          <w:delText>govern the use of</w:delText>
        </w:r>
        <w:r w:rsidR="00FD2B67" w:rsidRPr="00F443CB" w:rsidDel="001D084E">
          <w:rPr>
            <w:color w:val="0000FF"/>
          </w:rPr>
          <w:delText xml:space="preserve"> master and reference data. This require</w:delText>
        </w:r>
        <w:r w:rsidR="00F443CB" w:rsidRPr="00F443CB" w:rsidDel="001D084E">
          <w:rPr>
            <w:color w:val="0000FF"/>
          </w:rPr>
          <w:delText>s</w:delText>
        </w:r>
        <w:r w:rsidR="00FD2B67" w:rsidRPr="00F443CB" w:rsidDel="001D084E">
          <w:rPr>
            <w:color w:val="0000FF"/>
          </w:rPr>
          <w:delText xml:space="preserve"> a statement</w:delText>
        </w:r>
        <w:r w:rsidR="001712E8" w:rsidDel="001D084E">
          <w:rPr>
            <w:color w:val="0000FF"/>
          </w:rPr>
          <w:delText>, provided in the table below,</w:delText>
        </w:r>
        <w:r w:rsidR="00FD2B67" w:rsidRPr="00F443CB" w:rsidDel="001D084E">
          <w:rPr>
            <w:color w:val="0000FF"/>
          </w:rPr>
          <w:delText xml:space="preserve"> on whether the entities used by the solution are aligned with those standards. If not, a Data Office review must be requested.</w:delText>
        </w:r>
      </w:del>
    </w:p>
    <w:p w14:paraId="6CC1F9B8" w14:textId="5D45C700" w:rsidR="002016F0" w:rsidDel="001D084E" w:rsidRDefault="002016F0" w:rsidP="00FD2B67">
      <w:pPr>
        <w:rPr>
          <w:del w:id="274" w:author="Subramanian, Sivasamy" w:date="2022-02-03T19:07:00Z"/>
          <w:rFonts w:eastAsia="Times New Roman"/>
          <w:color w:val="0000FF"/>
        </w:rPr>
      </w:pPr>
      <w:del w:id="275" w:author="Subramanian, Sivasamy" w:date="2022-02-03T19:07:00Z">
        <w:r w:rsidDel="001D084E">
          <w:rPr>
            <w:color w:val="0000FF"/>
            <w:u w:val="single"/>
          </w:rPr>
          <w:delText>Hint</w:delText>
        </w:r>
        <w:r w:rsidDel="001D084E">
          <w:rPr>
            <w:color w:val="0000FF"/>
          </w:rPr>
          <w:delText xml:space="preserve">: </w:delText>
        </w:r>
        <w:r w:rsidR="00737FBA" w:rsidDel="001D084E">
          <w:rPr>
            <w:color w:val="0000FF"/>
          </w:rPr>
          <w:delText>In the table, m</w:delText>
        </w:r>
        <w:r w:rsidRPr="00A92E35" w:rsidDel="001D084E">
          <w:rPr>
            <w:rFonts w:eastAsia="Times New Roman"/>
            <w:color w:val="0000FF"/>
          </w:rPr>
          <w:delText xml:space="preserve">ake </w:delText>
        </w:r>
        <w:r w:rsidDel="001D084E">
          <w:rPr>
            <w:rFonts w:eastAsia="Times New Roman"/>
            <w:color w:val="0000FF"/>
          </w:rPr>
          <w:delText>e</w:delText>
        </w:r>
        <w:r w:rsidRPr="00A92E35" w:rsidDel="001D084E">
          <w:rPr>
            <w:rFonts w:eastAsia="Times New Roman"/>
            <w:color w:val="0000FF"/>
          </w:rPr>
          <w:delText>ntity name</w:delText>
        </w:r>
        <w:r w:rsidR="00C35E36" w:rsidDel="001D084E">
          <w:rPr>
            <w:rFonts w:eastAsia="Times New Roman"/>
            <w:color w:val="0000FF"/>
          </w:rPr>
          <w:delText>s</w:delText>
        </w:r>
        <w:r w:rsidRPr="00A92E35" w:rsidDel="001D084E">
          <w:rPr>
            <w:rFonts w:eastAsia="Times New Roman"/>
            <w:color w:val="0000FF"/>
          </w:rPr>
          <w:delText xml:space="preserve"> a hyperlink to the definition in the Collibra data glossary, or the relevant IDERA data model, if </w:delText>
        </w:r>
        <w:commentRangeStart w:id="276"/>
        <w:r w:rsidRPr="00A92E35" w:rsidDel="001D084E">
          <w:rPr>
            <w:rFonts w:eastAsia="Times New Roman"/>
            <w:color w:val="0000FF"/>
          </w:rPr>
          <w:delText>available</w:delText>
        </w:r>
        <w:commentRangeEnd w:id="276"/>
        <w:r w:rsidR="008F3E23" w:rsidDel="001D084E">
          <w:rPr>
            <w:rStyle w:val="CommentReference"/>
          </w:rPr>
          <w:commentReference w:id="276"/>
        </w:r>
        <w:r w:rsidRPr="00A92E35" w:rsidDel="001D084E">
          <w:rPr>
            <w:rFonts w:eastAsia="Times New Roman"/>
            <w:color w:val="0000FF"/>
          </w:rPr>
          <w:delText>.</w:delText>
        </w:r>
      </w:del>
    </w:p>
    <w:p w14:paraId="273A1031" w14:textId="2D5DF3FA" w:rsidR="009406CD" w:rsidDel="001D084E" w:rsidRDefault="009406CD" w:rsidP="00FD2B67">
      <w:pPr>
        <w:rPr>
          <w:del w:id="277" w:author="Subramanian, Sivasamy" w:date="2022-02-03T19:07:00Z"/>
          <w:rFonts w:eastAsia="Times New Roman"/>
          <w:color w:val="0000FF"/>
        </w:rPr>
      </w:pPr>
      <w:del w:id="278" w:author="Subramanian, Sivasamy" w:date="2022-02-03T19:07:00Z">
        <w:r w:rsidDel="001D084E">
          <w:rPr>
            <w:rFonts w:eastAsia="Times New Roman"/>
            <w:color w:val="0000FF"/>
            <w:u w:val="single"/>
          </w:rPr>
          <w:delText>Hint</w:delText>
        </w:r>
        <w:r w:rsidDel="001D084E">
          <w:rPr>
            <w:rFonts w:eastAsia="Times New Roman"/>
            <w:color w:val="0000FF"/>
          </w:rPr>
          <w:delText xml:space="preserve">: </w:delText>
        </w:r>
        <w:r w:rsidR="00737FBA" w:rsidDel="001D084E">
          <w:rPr>
            <w:rFonts w:eastAsia="Times New Roman"/>
            <w:color w:val="0000FF"/>
          </w:rPr>
          <w:delText>For</w:delText>
        </w:r>
        <w:r w:rsidR="00E85CF6" w:rsidDel="001D084E">
          <w:rPr>
            <w:rFonts w:eastAsia="Times New Roman"/>
            <w:color w:val="0000FF"/>
          </w:rPr>
          <w:delText xml:space="preserve"> </w:delText>
        </w:r>
        <w:r w:rsidR="00737FBA" w:rsidDel="001D084E">
          <w:rPr>
            <w:rFonts w:eastAsia="Times New Roman"/>
            <w:color w:val="0000FF"/>
          </w:rPr>
          <w:delText>“</w:delText>
        </w:r>
        <w:r w:rsidR="00E85CF6" w:rsidDel="001D084E">
          <w:rPr>
            <w:rFonts w:eastAsia="Times New Roman"/>
            <w:color w:val="0000FF"/>
          </w:rPr>
          <w:delText>Standard or Ontology</w:delText>
        </w:r>
        <w:r w:rsidR="00737FBA" w:rsidDel="001D084E">
          <w:rPr>
            <w:rFonts w:eastAsia="Times New Roman"/>
            <w:color w:val="0000FF"/>
          </w:rPr>
          <w:delText xml:space="preserve">”, </w:delText>
        </w:r>
        <w:r w:rsidRPr="00A92E35" w:rsidDel="001D084E">
          <w:rPr>
            <w:rFonts w:eastAsia="Times New Roman"/>
            <w:color w:val="0000FF"/>
          </w:rPr>
          <w:delText xml:space="preserve">link to </w:delText>
        </w:r>
        <w:r w:rsidR="00182295" w:rsidDel="001D084E">
          <w:rPr>
            <w:rFonts w:eastAsia="Times New Roman"/>
            <w:color w:val="0000FF"/>
          </w:rPr>
          <w:delText>all</w:delText>
        </w:r>
        <w:r w:rsidRPr="00A92E35" w:rsidDel="001D084E">
          <w:rPr>
            <w:rFonts w:eastAsia="Times New Roman"/>
            <w:color w:val="0000FF"/>
          </w:rPr>
          <w:delText xml:space="preserve"> relevant internal AZ or external data standards (draft or otherwise) that relate to </w:delText>
        </w:r>
        <w:r w:rsidR="00182295" w:rsidDel="001D084E">
          <w:rPr>
            <w:rFonts w:eastAsia="Times New Roman"/>
            <w:color w:val="0000FF"/>
          </w:rPr>
          <w:delText>the</w:delText>
        </w:r>
        <w:r w:rsidRPr="00A92E35" w:rsidDel="001D084E">
          <w:rPr>
            <w:rFonts w:eastAsia="Times New Roman"/>
            <w:color w:val="0000FF"/>
          </w:rPr>
          <w:delText xml:space="preserve"> data entity. Alternatively, for R&amp;D, include a link to the CENTRee ontology </w:delText>
        </w:r>
        <w:r w:rsidR="00057BE4" w:rsidDel="001D084E">
          <w:rPr>
            <w:rFonts w:eastAsia="Times New Roman"/>
            <w:color w:val="0000FF"/>
          </w:rPr>
          <w:delText>for</w:delText>
        </w:r>
        <w:r w:rsidRPr="00A92E35" w:rsidDel="001D084E">
          <w:rPr>
            <w:rFonts w:eastAsia="Times New Roman"/>
            <w:color w:val="0000FF"/>
          </w:rPr>
          <w:delText xml:space="preserve"> reference data.  State “No</w:delText>
        </w:r>
        <w:r w:rsidR="00E1777E" w:rsidDel="001D084E">
          <w:rPr>
            <w:rFonts w:eastAsia="Times New Roman"/>
            <w:color w:val="0000FF"/>
          </w:rPr>
          <w:delText xml:space="preserve"> defined st</w:delText>
        </w:r>
        <w:r w:rsidR="002F1EE2" w:rsidDel="001D084E">
          <w:rPr>
            <w:rFonts w:eastAsia="Times New Roman"/>
            <w:color w:val="0000FF"/>
          </w:rPr>
          <w:delText>andard</w:delText>
        </w:r>
        <w:r w:rsidRPr="00A92E35" w:rsidDel="001D084E">
          <w:rPr>
            <w:rFonts w:eastAsia="Times New Roman"/>
            <w:color w:val="0000FF"/>
          </w:rPr>
          <w:delText>” if there is no defined AZ standard or ontologies in use.</w:delText>
        </w:r>
      </w:del>
    </w:p>
    <w:p w14:paraId="100A8EA3" w14:textId="344429D0" w:rsidR="00737FBA" w:rsidDel="001D084E" w:rsidRDefault="00737FBA" w:rsidP="00FD2B67">
      <w:pPr>
        <w:rPr>
          <w:del w:id="279" w:author="Subramanian, Sivasamy" w:date="2022-02-03T19:07:00Z"/>
          <w:rFonts w:eastAsia="Times New Roman"/>
          <w:color w:val="0000FF"/>
        </w:rPr>
      </w:pPr>
      <w:del w:id="280" w:author="Subramanian, Sivasamy" w:date="2022-02-03T19:07:00Z">
        <w:r w:rsidDel="001D084E">
          <w:rPr>
            <w:rFonts w:eastAsia="Times New Roman"/>
            <w:color w:val="0000FF"/>
            <w:u w:val="single"/>
          </w:rPr>
          <w:delText>Hint</w:delText>
        </w:r>
        <w:r w:rsidDel="001D084E">
          <w:rPr>
            <w:rFonts w:eastAsia="Times New Roman"/>
            <w:color w:val="0000FF"/>
          </w:rPr>
          <w:delText xml:space="preserve">: For “Master Reference Source”, state the name of the source application, or “Local” if the data is entered into the solution locally, i.e. entered </w:delText>
        </w:r>
        <w:r w:rsidRPr="00737FBA" w:rsidDel="001D084E">
          <w:rPr>
            <w:rFonts w:eastAsia="Times New Roman"/>
            <w:color w:val="0000FF"/>
          </w:rPr>
          <w:delText>manually</w:delText>
        </w:r>
        <w:r w:rsidDel="001D084E">
          <w:rPr>
            <w:rFonts w:eastAsia="Times New Roman"/>
            <w:color w:val="0000FF"/>
          </w:rPr>
          <w:delText xml:space="preserve">, </w:delText>
        </w:r>
        <w:r w:rsidRPr="00737FBA" w:rsidDel="001D084E">
          <w:rPr>
            <w:rFonts w:eastAsia="Times New Roman"/>
            <w:color w:val="0000FF"/>
          </w:rPr>
          <w:delText>even if it is transcribed from data captured elsewhere</w:delText>
        </w:r>
        <w:r w:rsidDel="001D084E">
          <w:rPr>
            <w:rFonts w:eastAsia="Times New Roman"/>
            <w:color w:val="0000FF"/>
          </w:rPr>
          <w:delText xml:space="preserve">. </w:delText>
        </w:r>
      </w:del>
    </w:p>
    <w:p w14:paraId="49337C37" w14:textId="420E16B4" w:rsidR="00737FBA" w:rsidRPr="00737FBA" w:rsidDel="001D084E" w:rsidRDefault="00737FBA" w:rsidP="00FD2B67">
      <w:pPr>
        <w:rPr>
          <w:del w:id="281" w:author="Subramanian, Sivasamy" w:date="2022-02-03T19:07:00Z"/>
          <w:color w:val="0000FF"/>
        </w:rPr>
      </w:pPr>
      <w:del w:id="282" w:author="Subramanian, Sivasamy" w:date="2022-02-03T19:07:00Z">
        <w:r w:rsidDel="001D084E">
          <w:rPr>
            <w:rFonts w:eastAsia="Times New Roman"/>
            <w:color w:val="0000FF"/>
            <w:u w:val="single"/>
          </w:rPr>
          <w:delText>Hint</w:delText>
        </w:r>
        <w:r w:rsidDel="001D084E">
          <w:rPr>
            <w:rFonts w:eastAsia="Times New Roman"/>
            <w:color w:val="0000FF"/>
          </w:rPr>
          <w:delText xml:space="preserve">: For “Master Data Guidance”, </w:delText>
        </w:r>
        <w:r w:rsidR="0018004B" w:rsidDel="001D084E">
          <w:rPr>
            <w:rFonts w:eastAsia="Times New Roman"/>
            <w:color w:val="0000FF"/>
          </w:rPr>
          <w:delText>describe how the entity is managed</w:delText>
        </w:r>
        <w:r w:rsidR="00314905" w:rsidDel="001D084E">
          <w:rPr>
            <w:rFonts w:eastAsia="Times New Roman"/>
            <w:color w:val="0000FF"/>
          </w:rPr>
          <w:delText xml:space="preserve"> and </w:delText>
        </w:r>
        <w:r w:rsidR="00C35E36" w:rsidDel="001D084E">
          <w:rPr>
            <w:rFonts w:eastAsia="Times New Roman"/>
            <w:color w:val="0000FF"/>
          </w:rPr>
          <w:delText xml:space="preserve">state </w:delText>
        </w:r>
        <w:r w:rsidR="00314905" w:rsidDel="001D084E">
          <w:rPr>
            <w:rFonts w:eastAsia="Times New Roman"/>
            <w:color w:val="0000FF"/>
          </w:rPr>
          <w:delText xml:space="preserve">its alignment to </w:delText>
        </w:r>
        <w:r w:rsidR="00FF3FF2" w:rsidDel="001D084E">
          <w:rPr>
            <w:rFonts w:eastAsia="Times New Roman"/>
            <w:color w:val="0000FF"/>
          </w:rPr>
          <w:delText xml:space="preserve">the </w:delText>
        </w:r>
        <w:r w:rsidR="00314905" w:rsidDel="001D084E">
          <w:rPr>
            <w:rFonts w:eastAsia="Times New Roman"/>
            <w:color w:val="0000FF"/>
          </w:rPr>
          <w:delText>FAIR</w:delText>
        </w:r>
        <w:r w:rsidR="00FF3FF2" w:rsidDel="001D084E">
          <w:rPr>
            <w:rFonts w:eastAsia="Times New Roman"/>
            <w:color w:val="0000FF"/>
          </w:rPr>
          <w:delText xml:space="preserve"> data strategy. For example, i</w:delText>
        </w:r>
        <w:r w:rsidR="00FF3FF2" w:rsidRPr="00FF3FF2" w:rsidDel="001D084E">
          <w:rPr>
            <w:rFonts w:eastAsia="Times New Roman"/>
            <w:color w:val="0000FF"/>
          </w:rPr>
          <w:delText xml:space="preserve">f </w:delText>
        </w:r>
        <w:r w:rsidR="00FF3FF2" w:rsidDel="001D084E">
          <w:rPr>
            <w:rFonts w:eastAsia="Times New Roman"/>
            <w:color w:val="0000FF"/>
          </w:rPr>
          <w:delText xml:space="preserve">it is necessary to use </w:delText>
        </w:r>
        <w:r w:rsidR="00FF3FF2" w:rsidRPr="00FF3FF2" w:rsidDel="001D084E">
          <w:rPr>
            <w:rFonts w:eastAsia="Times New Roman"/>
            <w:color w:val="0000FF"/>
          </w:rPr>
          <w:delText>a tactical solution</w:delText>
        </w:r>
        <w:r w:rsidR="00FF3FF2" w:rsidDel="001D084E">
          <w:rPr>
            <w:rFonts w:eastAsia="Times New Roman"/>
            <w:color w:val="0000FF"/>
          </w:rPr>
          <w:delText xml:space="preserve">, explain the rationale </w:delText>
        </w:r>
        <w:r w:rsidR="009F01E5" w:rsidDel="001D084E">
          <w:rPr>
            <w:rFonts w:eastAsia="Times New Roman"/>
            <w:color w:val="0000FF"/>
          </w:rPr>
          <w:delText xml:space="preserve">and include a statement on </w:delText>
        </w:r>
        <w:r w:rsidR="00C35E36" w:rsidDel="001D084E">
          <w:rPr>
            <w:rFonts w:eastAsia="Times New Roman"/>
            <w:color w:val="0000FF"/>
          </w:rPr>
          <w:delText xml:space="preserve">the intention to </w:delText>
        </w:r>
        <w:r w:rsidR="00FF3FF2" w:rsidDel="001D084E">
          <w:rPr>
            <w:rFonts w:eastAsia="Times New Roman"/>
            <w:color w:val="0000FF"/>
          </w:rPr>
          <w:delText>align to a strategic solution</w:delText>
        </w:r>
        <w:r w:rsidR="009F01E5" w:rsidDel="001D084E">
          <w:rPr>
            <w:rFonts w:eastAsia="Times New Roman"/>
            <w:color w:val="0000FF"/>
          </w:rPr>
          <w:delText xml:space="preserve"> and the </w:delText>
        </w:r>
        <w:r w:rsidR="00C35E36" w:rsidDel="001D084E">
          <w:rPr>
            <w:rFonts w:eastAsia="Times New Roman"/>
            <w:color w:val="0000FF"/>
          </w:rPr>
          <w:delText xml:space="preserve">anticipated </w:delText>
        </w:r>
        <w:r w:rsidR="009F01E5" w:rsidDel="001D084E">
          <w:rPr>
            <w:rFonts w:eastAsia="Times New Roman"/>
            <w:color w:val="0000FF"/>
          </w:rPr>
          <w:delText>timing.</w:delText>
        </w:r>
        <w:r w:rsidR="00FF3FF2" w:rsidDel="001D084E">
          <w:rPr>
            <w:rFonts w:eastAsia="Times New Roman"/>
            <w:color w:val="0000FF"/>
          </w:rPr>
          <w:delText xml:space="preserve"> </w:delText>
        </w:r>
      </w:del>
    </w:p>
    <w:p w14:paraId="6015B476" w14:textId="0EB9D7EA" w:rsidR="00B224FE" w:rsidRPr="00166E0B" w:rsidDel="001D084E" w:rsidRDefault="00B224FE" w:rsidP="00B224FE">
      <w:pPr>
        <w:rPr>
          <w:del w:id="283" w:author="Subramanian, Sivasamy" w:date="2022-02-03T19:07:00Z"/>
          <w:color w:val="0000FF"/>
        </w:rPr>
      </w:pPr>
      <w:del w:id="284" w:author="Subramanian, Sivasamy" w:date="2022-02-03T19:07:00Z">
        <w:r w:rsidRPr="00166E0B" w:rsidDel="001D084E">
          <w:rPr>
            <w:color w:val="0000FF"/>
          </w:rPr>
          <w:delText>DELETE ME</w:delText>
        </w:r>
        <w:r w:rsidDel="001D084E">
          <w:rPr>
            <w:color w:val="0000FF"/>
          </w:rPr>
          <w:delText xml:space="preserve"> </w:delText>
        </w:r>
        <w:r w:rsidRPr="00166E0B" w:rsidDel="001D084E">
          <w:rPr>
            <w:color w:val="0000FF"/>
          </w:rPr>
          <w:delText>***</w:delText>
        </w:r>
      </w:del>
    </w:p>
    <w:p w14:paraId="302E845A" w14:textId="60A3299A" w:rsidR="00CD784C" w:rsidRDefault="00524EE6" w:rsidP="00CD784C">
      <w:pPr>
        <w:pStyle w:val="BodyText3"/>
        <w:rPr>
          <w:rFonts w:asciiTheme="minorHAnsi" w:hAnsiTheme="minorHAnsi"/>
          <w:iCs/>
          <w:color w:val="auto"/>
          <w:sz w:val="22"/>
          <w:szCs w:val="22"/>
          <w:lang w:val="en-GB"/>
        </w:rPr>
      </w:pPr>
      <w:r>
        <w:rPr>
          <w:rFonts w:asciiTheme="minorHAnsi" w:hAnsiTheme="minorHAnsi"/>
          <w:iCs/>
          <w:color w:val="auto"/>
          <w:sz w:val="22"/>
          <w:szCs w:val="22"/>
          <w:lang w:val="en-GB"/>
        </w:rPr>
        <w:t>The master and reference data entities used by the solution are listed in the table below, including a description of the solution’s a</w:t>
      </w:r>
      <w:r w:rsidR="00CD784C" w:rsidRPr="00D11BF3">
        <w:rPr>
          <w:rFonts w:asciiTheme="minorHAnsi" w:hAnsiTheme="minorHAnsi"/>
          <w:iCs/>
          <w:color w:val="auto"/>
          <w:sz w:val="22"/>
          <w:szCs w:val="22"/>
          <w:lang w:val="en-GB"/>
        </w:rPr>
        <w:t xml:space="preserve">lignment to </w:t>
      </w:r>
      <w:r>
        <w:rPr>
          <w:rFonts w:asciiTheme="minorHAnsi" w:hAnsiTheme="minorHAnsi"/>
          <w:iCs/>
          <w:color w:val="auto"/>
          <w:sz w:val="22"/>
          <w:szCs w:val="22"/>
          <w:lang w:val="en-GB"/>
        </w:rPr>
        <w:t xml:space="preserve">the applicable </w:t>
      </w:r>
      <w:r w:rsidR="00CD784C" w:rsidRPr="00D11BF3">
        <w:rPr>
          <w:rFonts w:asciiTheme="minorHAnsi" w:hAnsiTheme="minorHAnsi"/>
          <w:iCs/>
          <w:color w:val="auto"/>
          <w:sz w:val="22"/>
          <w:szCs w:val="22"/>
          <w:lang w:val="en-GB"/>
        </w:rPr>
        <w:t>data standards.</w:t>
      </w:r>
    </w:p>
    <w:p w14:paraId="0868A0C1" w14:textId="77777777" w:rsidR="008F2D2C" w:rsidRPr="00D11BF3" w:rsidRDefault="008F2D2C" w:rsidP="00CD784C">
      <w:pPr>
        <w:pStyle w:val="BodyText3"/>
        <w:rPr>
          <w:rFonts w:asciiTheme="minorHAnsi" w:hAnsiTheme="minorHAnsi"/>
          <w:iCs/>
          <w:color w:val="auto"/>
          <w:sz w:val="22"/>
          <w:szCs w:val="22"/>
          <w:lang w:val="en-GB"/>
        </w:rPr>
      </w:pPr>
    </w:p>
    <w:tbl>
      <w:tblPr>
        <w:tblStyle w:val="GridTable4-Accent1"/>
        <w:tblW w:w="9296" w:type="dxa"/>
        <w:tblLook w:val="04A0" w:firstRow="1" w:lastRow="0" w:firstColumn="1" w:lastColumn="0" w:noHBand="0" w:noVBand="1"/>
      </w:tblPr>
      <w:tblGrid>
        <w:gridCol w:w="2405"/>
        <w:gridCol w:w="1701"/>
        <w:gridCol w:w="1701"/>
        <w:gridCol w:w="3489"/>
      </w:tblGrid>
      <w:tr w:rsidR="002106FF" w:rsidRPr="00C35E36" w14:paraId="6692E610" w14:textId="77777777" w:rsidTr="007D440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03984E5C" w14:textId="56A8C178" w:rsidR="00CD784C" w:rsidRPr="00C35E36" w:rsidRDefault="00143BE8" w:rsidP="001636A6">
            <w:pPr>
              <w:rPr>
                <w:rFonts w:ascii="Calibri" w:eastAsia="Times New Roman" w:hAnsi="Calibri" w:cs="Times New Roman"/>
                <w:sz w:val="20"/>
                <w:szCs w:val="20"/>
                <w:lang w:eastAsia="en-GB"/>
              </w:rPr>
            </w:pPr>
            <w:r w:rsidRPr="00C35E36">
              <w:rPr>
                <w:rFonts w:ascii="Calibri" w:eastAsia="Times New Roman" w:hAnsi="Calibri" w:cs="Times New Roman"/>
                <w:sz w:val="20"/>
                <w:szCs w:val="20"/>
                <w:lang w:eastAsia="en-GB"/>
              </w:rPr>
              <w:t xml:space="preserve">Conceptual </w:t>
            </w:r>
            <w:r w:rsidR="00CD784C" w:rsidRPr="00C35E36">
              <w:rPr>
                <w:rFonts w:ascii="Calibri" w:eastAsia="Times New Roman" w:hAnsi="Calibri" w:cs="Times New Roman"/>
                <w:sz w:val="20"/>
                <w:szCs w:val="20"/>
                <w:lang w:eastAsia="en-GB"/>
              </w:rPr>
              <w:t>Data Entity</w:t>
            </w:r>
          </w:p>
        </w:tc>
        <w:tc>
          <w:tcPr>
            <w:tcW w:w="1701" w:type="dxa"/>
            <w:noWrap/>
            <w:hideMark/>
          </w:tcPr>
          <w:p w14:paraId="58AC4FDD" w14:textId="339471EC" w:rsidR="00CD784C" w:rsidRPr="00C35E36" w:rsidRDefault="00653A57" w:rsidP="001636A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r w:rsidRPr="00C35E36">
              <w:rPr>
                <w:rFonts w:ascii="Calibri" w:eastAsia="Times New Roman" w:hAnsi="Calibri" w:cs="Times New Roman"/>
                <w:sz w:val="20"/>
                <w:szCs w:val="20"/>
                <w:lang w:eastAsia="en-GB"/>
              </w:rPr>
              <w:t>Standard or Ontology</w:t>
            </w:r>
          </w:p>
        </w:tc>
        <w:tc>
          <w:tcPr>
            <w:tcW w:w="1701" w:type="dxa"/>
            <w:noWrap/>
            <w:hideMark/>
          </w:tcPr>
          <w:p w14:paraId="6580B29D" w14:textId="4564A360" w:rsidR="00CD784C" w:rsidRPr="00C35E36" w:rsidRDefault="00CD784C" w:rsidP="001636A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r w:rsidRPr="00C35E36">
              <w:rPr>
                <w:rFonts w:ascii="Calibri" w:eastAsia="Times New Roman" w:hAnsi="Calibri" w:cs="Times New Roman"/>
                <w:sz w:val="20"/>
                <w:szCs w:val="20"/>
                <w:lang w:eastAsia="en-GB"/>
              </w:rPr>
              <w:t xml:space="preserve">Master </w:t>
            </w:r>
            <w:r w:rsidR="00653A57" w:rsidRPr="00C35E36">
              <w:rPr>
                <w:rFonts w:ascii="Calibri" w:eastAsia="Times New Roman" w:hAnsi="Calibri" w:cs="Times New Roman"/>
                <w:sz w:val="20"/>
                <w:szCs w:val="20"/>
                <w:lang w:eastAsia="en-GB"/>
              </w:rPr>
              <w:t xml:space="preserve">Reference </w:t>
            </w:r>
            <w:r w:rsidRPr="00C35E36">
              <w:rPr>
                <w:rFonts w:ascii="Calibri" w:eastAsia="Times New Roman" w:hAnsi="Calibri" w:cs="Times New Roman"/>
                <w:sz w:val="20"/>
                <w:szCs w:val="20"/>
                <w:lang w:eastAsia="en-GB"/>
              </w:rPr>
              <w:t>Source</w:t>
            </w:r>
          </w:p>
        </w:tc>
        <w:tc>
          <w:tcPr>
            <w:tcW w:w="3489" w:type="dxa"/>
            <w:noWrap/>
            <w:hideMark/>
          </w:tcPr>
          <w:p w14:paraId="15512F5E" w14:textId="4892E04A" w:rsidR="00CD784C" w:rsidRPr="00C35E36" w:rsidRDefault="00653A57" w:rsidP="001636A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r w:rsidRPr="00C35E36">
              <w:rPr>
                <w:rFonts w:ascii="Calibri" w:eastAsia="Times New Roman" w:hAnsi="Calibri" w:cs="Times New Roman"/>
                <w:sz w:val="20"/>
                <w:szCs w:val="20"/>
                <w:lang w:eastAsia="en-GB"/>
              </w:rPr>
              <w:t>Master Data Guidance</w:t>
            </w:r>
          </w:p>
        </w:tc>
      </w:tr>
      <w:tr w:rsidR="00143BE8" w:rsidRPr="00C35E36" w14:paraId="646CA357" w14:textId="77777777" w:rsidTr="002475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shd w:val="clear" w:color="auto" w:fill="C6D9F1" w:themeFill="text2" w:themeFillTint="33"/>
            <w:noWrap/>
          </w:tcPr>
          <w:p w14:paraId="2C90E781" w14:textId="2B9FE111" w:rsidR="00C97339" w:rsidRPr="00C35E36" w:rsidRDefault="006547D4" w:rsidP="00247508">
            <w:pPr>
              <w:spacing w:after="0"/>
              <w:rPr>
                <w:rFonts w:cstheme="minorHAnsi"/>
                <w:sz w:val="20"/>
                <w:szCs w:val="20"/>
              </w:rPr>
            </w:pPr>
            <w:ins w:id="285" w:author="Subramanian, Sivasamy" w:date="2022-02-03T19:15:00Z">
              <w:r>
                <w:rPr>
                  <w:rFonts w:cstheme="minorHAnsi"/>
                  <w:sz w:val="20"/>
                  <w:szCs w:val="20"/>
                </w:rPr>
                <w:fldChar w:fldCharType="begin"/>
              </w:r>
              <w:r>
                <w:rPr>
                  <w:rFonts w:cstheme="minorHAnsi"/>
                  <w:sz w:val="20"/>
                  <w:szCs w:val="20"/>
                </w:rPr>
                <w:instrText>HYPERLINK "https://astrazeneca.collibra.com/asset/f501f6d8-bfe3-4fbe-bce0-a452a3597064"</w:instrText>
              </w:r>
              <w:r>
                <w:rPr>
                  <w:rFonts w:cstheme="minorHAnsi"/>
                  <w:sz w:val="20"/>
                  <w:szCs w:val="20"/>
                </w:rPr>
                <w:fldChar w:fldCharType="separate"/>
              </w:r>
              <w:r>
                <w:rPr>
                  <w:rStyle w:val="Hyperlink"/>
                  <w:rFonts w:cstheme="minorHAnsi"/>
                  <w:sz w:val="20"/>
                  <w:szCs w:val="20"/>
                </w:rPr>
                <w:t>CLINICAL STUDY</w:t>
              </w:r>
              <w:r>
                <w:rPr>
                  <w:rFonts w:cstheme="minorHAnsi"/>
                  <w:sz w:val="20"/>
                  <w:szCs w:val="20"/>
                </w:rPr>
                <w:fldChar w:fldCharType="end"/>
              </w:r>
              <w:r>
                <w:rPr>
                  <w:rFonts w:cstheme="minorHAnsi"/>
                  <w:b w:val="0"/>
                  <w:bCs w:val="0"/>
                  <w:sz w:val="20"/>
                  <w:szCs w:val="20"/>
                </w:rPr>
                <w:t xml:space="preserve"> </w:t>
              </w:r>
            </w:ins>
            <w:del w:id="286" w:author="Subramanian, Sivasamy" w:date="2022-02-03T19:12:00Z">
              <w:r w:rsidR="00CD784C" w:rsidRPr="00C35E36" w:rsidDel="006547D4">
                <w:rPr>
                  <w:rFonts w:cstheme="minorHAnsi"/>
                  <w:b w:val="0"/>
                  <w:bCs w:val="0"/>
                  <w:sz w:val="20"/>
                  <w:szCs w:val="20"/>
                </w:rPr>
                <w:delText>&lt;</w:delText>
              </w:r>
              <w:r w:rsidR="003B2AC2" w:rsidRPr="00C35E36" w:rsidDel="006547D4">
                <w:rPr>
                  <w:rFonts w:cstheme="minorHAnsi"/>
                  <w:b w:val="0"/>
                  <w:bCs w:val="0"/>
                  <w:sz w:val="20"/>
                  <w:szCs w:val="20"/>
                </w:rPr>
                <w:delText>conceptual-</w:delText>
              </w:r>
              <w:r w:rsidR="00CD784C" w:rsidRPr="00C35E36" w:rsidDel="006547D4">
                <w:rPr>
                  <w:rFonts w:cstheme="minorHAnsi"/>
                  <w:b w:val="0"/>
                  <w:bCs w:val="0"/>
                  <w:sz w:val="20"/>
                  <w:szCs w:val="20"/>
                </w:rPr>
                <w:delText>entity-name</w:delText>
              </w:r>
              <w:r w:rsidR="00C82935" w:rsidRPr="00C35E36" w:rsidDel="006547D4">
                <w:rPr>
                  <w:rFonts w:cstheme="minorHAnsi"/>
                  <w:b w:val="0"/>
                  <w:bCs w:val="0"/>
                  <w:sz w:val="20"/>
                  <w:szCs w:val="20"/>
                </w:rPr>
                <w:delText xml:space="preserve"> (</w:delText>
              </w:r>
              <w:r w:rsidR="00FE1760" w:rsidRPr="00C35E36" w:rsidDel="006547D4">
                <w:rPr>
                  <w:rFonts w:cstheme="minorHAnsi"/>
                  <w:b w:val="0"/>
                  <w:bCs w:val="0"/>
                  <w:sz w:val="20"/>
                  <w:szCs w:val="20"/>
                </w:rPr>
                <w:delText>hyperlink</w:delText>
              </w:r>
              <w:r w:rsidR="00C82935" w:rsidRPr="00C35E36" w:rsidDel="006547D4">
                <w:rPr>
                  <w:rFonts w:cstheme="minorHAnsi"/>
                  <w:b w:val="0"/>
                  <w:bCs w:val="0"/>
                  <w:sz w:val="20"/>
                  <w:szCs w:val="20"/>
                </w:rPr>
                <w:delText>ed)</w:delText>
              </w:r>
              <w:r w:rsidR="00896F8F" w:rsidRPr="00C35E36" w:rsidDel="006547D4">
                <w:rPr>
                  <w:rFonts w:cstheme="minorHAnsi"/>
                  <w:b w:val="0"/>
                  <w:bCs w:val="0"/>
                  <w:sz w:val="20"/>
                  <w:szCs w:val="20"/>
                </w:rPr>
                <w:delText>&gt;</w:delText>
              </w:r>
              <w:r w:rsidR="005061A5" w:rsidRPr="00C35E36" w:rsidDel="006547D4">
                <w:rPr>
                  <w:rFonts w:cstheme="minorHAnsi"/>
                  <w:b w:val="0"/>
                  <w:bCs w:val="0"/>
                  <w:sz w:val="20"/>
                  <w:szCs w:val="20"/>
                </w:rPr>
                <w:delText xml:space="preserve"> </w:delText>
              </w:r>
            </w:del>
          </w:p>
        </w:tc>
        <w:tc>
          <w:tcPr>
            <w:tcW w:w="1701" w:type="dxa"/>
            <w:shd w:val="clear" w:color="auto" w:fill="C6D9F1" w:themeFill="text2" w:themeFillTint="33"/>
            <w:noWrap/>
          </w:tcPr>
          <w:p w14:paraId="4E0E04B9" w14:textId="7B03DCD5" w:rsidR="00CD784C" w:rsidRPr="00C35E36" w:rsidRDefault="00FF296C" w:rsidP="00247508">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GB"/>
              </w:rPr>
            </w:pPr>
            <w:del w:id="287" w:author="Subramanian, Sivasamy" w:date="2022-02-03T19:12:00Z">
              <w:r w:rsidRPr="00C35E36" w:rsidDel="006547D4">
                <w:rPr>
                  <w:rFonts w:ascii="Calibri" w:eastAsia="Times New Roman" w:hAnsi="Calibri" w:cs="Times New Roman"/>
                  <w:sz w:val="20"/>
                  <w:szCs w:val="20"/>
                  <w:lang w:eastAsia="en-GB"/>
                </w:rPr>
                <w:delText>&lt;l</w:delText>
              </w:r>
              <w:r w:rsidR="00AF1E60" w:rsidRPr="00C35E36" w:rsidDel="006547D4">
                <w:rPr>
                  <w:rFonts w:ascii="Calibri" w:eastAsia="Times New Roman" w:hAnsi="Calibri" w:cs="Times New Roman"/>
                  <w:sz w:val="20"/>
                  <w:szCs w:val="20"/>
                  <w:lang w:eastAsia="en-GB"/>
                </w:rPr>
                <w:delText xml:space="preserve">ink to </w:delText>
              </w:r>
              <w:r w:rsidRPr="00C35E36" w:rsidDel="006547D4">
                <w:rPr>
                  <w:rFonts w:ascii="Calibri" w:eastAsia="Times New Roman" w:hAnsi="Calibri" w:cs="Times New Roman"/>
                  <w:sz w:val="20"/>
                  <w:szCs w:val="20"/>
                  <w:lang w:eastAsia="en-GB"/>
                </w:rPr>
                <w:delText>AZ or external standard</w:delText>
              </w:r>
              <w:r w:rsidR="004A602A" w:rsidRPr="00C35E36" w:rsidDel="006547D4">
                <w:rPr>
                  <w:rFonts w:ascii="Calibri" w:eastAsia="Times New Roman" w:hAnsi="Calibri" w:cs="Times New Roman"/>
                  <w:sz w:val="20"/>
                  <w:szCs w:val="20"/>
                  <w:lang w:eastAsia="en-GB"/>
                </w:rPr>
                <w:delText>&gt;</w:delText>
              </w:r>
            </w:del>
          </w:p>
        </w:tc>
        <w:tc>
          <w:tcPr>
            <w:tcW w:w="1701" w:type="dxa"/>
            <w:shd w:val="clear" w:color="auto" w:fill="C6D9F1" w:themeFill="text2" w:themeFillTint="33"/>
            <w:noWrap/>
          </w:tcPr>
          <w:p w14:paraId="0AD80447" w14:textId="6489D669" w:rsidR="00CD784C" w:rsidRPr="00C35E36" w:rsidRDefault="00AA3B2D" w:rsidP="00247508">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GB"/>
              </w:rPr>
            </w:pPr>
            <w:proofErr w:type="spellStart"/>
            <w:ins w:id="288" w:author="Subramanian, Sivasamy" w:date="2022-02-03T19:27:00Z">
              <w:r w:rsidRPr="00AA3B2D">
                <w:rPr>
                  <w:rFonts w:ascii="Calibri" w:eastAsia="Times New Roman" w:hAnsi="Calibri" w:cs="Times New Roman"/>
                  <w:sz w:val="20"/>
                  <w:szCs w:val="20"/>
                  <w:lang w:eastAsia="en-GB"/>
                </w:rPr>
                <w:t>EntiMICE</w:t>
              </w:r>
            </w:ins>
            <w:proofErr w:type="spellEnd"/>
            <w:del w:id="289" w:author="Subramanian, Sivasamy" w:date="2022-02-03T19:12:00Z">
              <w:r w:rsidR="00CD784C" w:rsidRPr="00C35E36" w:rsidDel="006547D4">
                <w:rPr>
                  <w:rFonts w:ascii="Calibri" w:eastAsia="Times New Roman" w:hAnsi="Calibri" w:cs="Times New Roman"/>
                  <w:sz w:val="20"/>
                  <w:szCs w:val="20"/>
                  <w:lang w:eastAsia="en-GB"/>
                </w:rPr>
                <w:delText>&lt;sourc</w:delText>
              </w:r>
              <w:r w:rsidR="000E2A82" w:rsidRPr="00C35E36" w:rsidDel="006547D4">
                <w:rPr>
                  <w:rFonts w:ascii="Calibri" w:eastAsia="Times New Roman" w:hAnsi="Calibri" w:cs="Times New Roman"/>
                  <w:sz w:val="20"/>
                  <w:szCs w:val="20"/>
                  <w:lang w:eastAsia="en-GB"/>
                </w:rPr>
                <w:delText>e-application</w:delText>
              </w:r>
              <w:r w:rsidR="009011E6" w:rsidRPr="00C35E36" w:rsidDel="006547D4">
                <w:rPr>
                  <w:rFonts w:ascii="Calibri" w:eastAsia="Times New Roman" w:hAnsi="Calibri" w:cs="Times New Roman"/>
                  <w:sz w:val="20"/>
                  <w:szCs w:val="20"/>
                  <w:lang w:eastAsia="en-GB"/>
                </w:rPr>
                <w:delText xml:space="preserve">-name / </w:delText>
              </w:r>
              <w:r w:rsidR="00247508" w:rsidRPr="00C35E36" w:rsidDel="006547D4">
                <w:rPr>
                  <w:rFonts w:ascii="Calibri" w:eastAsia="Times New Roman" w:hAnsi="Calibri" w:cs="Times New Roman"/>
                  <w:sz w:val="20"/>
                  <w:szCs w:val="20"/>
                  <w:lang w:eastAsia="en-GB"/>
                </w:rPr>
                <w:delText>Local*</w:delText>
              </w:r>
              <w:r w:rsidR="00CD784C" w:rsidRPr="00C35E36" w:rsidDel="006547D4">
                <w:rPr>
                  <w:rFonts w:ascii="Calibri" w:eastAsia="Times New Roman" w:hAnsi="Calibri" w:cs="Times New Roman"/>
                  <w:sz w:val="20"/>
                  <w:szCs w:val="20"/>
                  <w:lang w:eastAsia="en-GB"/>
                </w:rPr>
                <w:delText>&gt;</w:delText>
              </w:r>
            </w:del>
          </w:p>
        </w:tc>
        <w:tc>
          <w:tcPr>
            <w:tcW w:w="3489" w:type="dxa"/>
            <w:shd w:val="clear" w:color="auto" w:fill="C6D9F1" w:themeFill="text2" w:themeFillTint="33"/>
            <w:noWrap/>
          </w:tcPr>
          <w:p w14:paraId="1C28CDD2" w14:textId="67E3446B" w:rsidR="00FF598F" w:rsidRPr="00FF598F" w:rsidRDefault="006B58B5" w:rsidP="00247508">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GB"/>
              </w:rPr>
            </w:pPr>
            <w:del w:id="290" w:author="Subramanian, Sivasamy" w:date="2022-02-03T19:26:00Z">
              <w:r w:rsidDel="00AA3B2D">
                <w:rPr>
                  <w:rFonts w:ascii="Calibri" w:eastAsia="Times New Roman" w:hAnsi="Calibri" w:cs="Times New Roman"/>
                  <w:sz w:val="20"/>
                  <w:szCs w:val="20"/>
                  <w:lang w:eastAsia="en-GB"/>
                </w:rPr>
                <w:delText>Aligned with enterprise standards.</w:delText>
              </w:r>
            </w:del>
            <w:ins w:id="291" w:author="Subramanian, Sivasamy" w:date="2022-02-03T19:26:00Z">
              <w:r w:rsidR="00AA3B2D">
                <w:rPr>
                  <w:rFonts w:ascii="Calibri" w:eastAsia="Times New Roman" w:hAnsi="Calibri" w:cs="Times New Roman"/>
                  <w:sz w:val="20"/>
                  <w:szCs w:val="20"/>
                  <w:lang w:eastAsia="en-GB"/>
                </w:rPr>
                <w:t xml:space="preserve">Process is tightly coupled with </w:t>
              </w:r>
            </w:ins>
            <w:proofErr w:type="spellStart"/>
            <w:ins w:id="292" w:author="Subramanian, Sivasamy" w:date="2022-02-03T19:27:00Z">
              <w:r w:rsidR="00AA3B2D" w:rsidRPr="00AA3B2D">
                <w:rPr>
                  <w:rFonts w:ascii="Calibri" w:eastAsia="Times New Roman" w:hAnsi="Calibri" w:cs="Times New Roman"/>
                  <w:sz w:val="20"/>
                  <w:szCs w:val="20"/>
                  <w:lang w:eastAsia="en-GB"/>
                </w:rPr>
                <w:t>EntiMICE</w:t>
              </w:r>
              <w:proofErr w:type="spellEnd"/>
              <w:r w:rsidR="00AA3B2D">
                <w:rPr>
                  <w:rFonts w:ascii="Calibri" w:eastAsia="Times New Roman" w:hAnsi="Calibri" w:cs="Times New Roman"/>
                  <w:sz w:val="20"/>
                  <w:szCs w:val="20"/>
                  <w:lang w:eastAsia="en-GB"/>
                </w:rPr>
                <w:t xml:space="preserve"> hence it should apply </w:t>
              </w:r>
              <w:proofErr w:type="spellStart"/>
              <w:r w:rsidR="00AA3B2D" w:rsidRPr="00AA3B2D">
                <w:rPr>
                  <w:rFonts w:ascii="Calibri" w:eastAsia="Times New Roman" w:hAnsi="Calibri" w:cs="Times New Roman"/>
                  <w:sz w:val="20"/>
                  <w:szCs w:val="20"/>
                  <w:lang w:eastAsia="en-GB"/>
                </w:rPr>
                <w:t>EntiMICE</w:t>
              </w:r>
              <w:proofErr w:type="spellEnd"/>
              <w:r w:rsidR="00AA3B2D">
                <w:rPr>
                  <w:rFonts w:ascii="Calibri" w:eastAsia="Times New Roman" w:hAnsi="Calibri" w:cs="Times New Roman"/>
                  <w:sz w:val="20"/>
                  <w:szCs w:val="20"/>
                  <w:lang w:eastAsia="en-GB"/>
                </w:rPr>
                <w:t xml:space="preserve"> </w:t>
              </w:r>
              <w:r w:rsidR="00AA3B2D" w:rsidRPr="00AA3B2D">
                <w:rPr>
                  <w:rFonts w:ascii="Calibri" w:eastAsia="Times New Roman" w:hAnsi="Calibri" w:cs="Times New Roman"/>
                  <w:sz w:val="20"/>
                  <w:szCs w:val="20"/>
                  <w:lang w:eastAsia="en-GB"/>
                </w:rPr>
                <w:t>identifiers</w:t>
              </w:r>
            </w:ins>
            <w:ins w:id="293" w:author="Subramanian, Sivasamy" w:date="2022-02-03T19:28:00Z">
              <w:r w:rsidR="00AA3B2D">
                <w:rPr>
                  <w:rFonts w:ascii="Calibri" w:eastAsia="Times New Roman" w:hAnsi="Calibri" w:cs="Times New Roman"/>
                  <w:sz w:val="20"/>
                  <w:szCs w:val="20"/>
                  <w:lang w:eastAsia="en-GB"/>
                </w:rPr>
                <w:t xml:space="preserve">. If there any issues it needs to be addressed by </w:t>
              </w:r>
              <w:proofErr w:type="spellStart"/>
              <w:r w:rsidR="00AA3B2D">
                <w:rPr>
                  <w:rFonts w:ascii="Calibri" w:eastAsia="Times New Roman" w:hAnsi="Calibri" w:cs="Times New Roman"/>
                  <w:sz w:val="20"/>
                  <w:szCs w:val="20"/>
                  <w:lang w:eastAsia="en-GB"/>
                </w:rPr>
                <w:t>EntiMICE</w:t>
              </w:r>
              <w:proofErr w:type="spellEnd"/>
              <w:r w:rsidR="00AA3B2D">
                <w:rPr>
                  <w:rFonts w:ascii="Calibri" w:eastAsia="Times New Roman" w:hAnsi="Calibri" w:cs="Times New Roman"/>
                  <w:sz w:val="20"/>
                  <w:szCs w:val="20"/>
                  <w:lang w:eastAsia="en-GB"/>
                </w:rPr>
                <w:t xml:space="preserve"> not by this solution.</w:t>
              </w:r>
            </w:ins>
          </w:p>
        </w:tc>
      </w:tr>
      <w:tr w:rsidR="00143BE8" w:rsidRPr="00C35E36" w14:paraId="12651725" w14:textId="77777777" w:rsidTr="001636A6">
        <w:trPr>
          <w:trHeight w:val="300"/>
        </w:trPr>
        <w:tc>
          <w:tcPr>
            <w:cnfStyle w:val="001000000000" w:firstRow="0" w:lastRow="0" w:firstColumn="1" w:lastColumn="0" w:oddVBand="0" w:evenVBand="0" w:oddHBand="0" w:evenHBand="0" w:firstRowFirstColumn="0" w:firstRowLastColumn="0" w:lastRowFirstColumn="0" w:lastRowLastColumn="0"/>
            <w:tcW w:w="2405" w:type="dxa"/>
            <w:noWrap/>
            <w:vAlign w:val="center"/>
          </w:tcPr>
          <w:p w14:paraId="4BB38E41" w14:textId="2B9DEE13" w:rsidR="00CD784C" w:rsidRPr="00C35E36" w:rsidRDefault="006B58B5" w:rsidP="001636A6">
            <w:pPr>
              <w:spacing w:after="0"/>
              <w:rPr>
                <w:rFonts w:cstheme="minorHAnsi"/>
                <w:b w:val="0"/>
                <w:bCs w:val="0"/>
                <w:sz w:val="20"/>
                <w:szCs w:val="20"/>
              </w:rPr>
            </w:pPr>
            <w:ins w:id="294" w:author="Subramanian, Sivasamy" w:date="2022-02-03T19:15:00Z">
              <w:r>
                <w:rPr>
                  <w:rFonts w:cstheme="minorHAnsi"/>
                  <w:b w:val="0"/>
                  <w:bCs w:val="0"/>
                  <w:sz w:val="20"/>
                  <w:szCs w:val="20"/>
                </w:rPr>
                <w:t>MODEL</w:t>
              </w:r>
            </w:ins>
          </w:p>
        </w:tc>
        <w:tc>
          <w:tcPr>
            <w:tcW w:w="1701" w:type="dxa"/>
            <w:noWrap/>
            <w:vAlign w:val="center"/>
          </w:tcPr>
          <w:p w14:paraId="426524B0" w14:textId="77777777" w:rsidR="00CD784C" w:rsidRPr="00C35E36" w:rsidRDefault="00CD784C" w:rsidP="001636A6">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p>
        </w:tc>
        <w:tc>
          <w:tcPr>
            <w:tcW w:w="1701" w:type="dxa"/>
            <w:noWrap/>
            <w:vAlign w:val="center"/>
          </w:tcPr>
          <w:p w14:paraId="3D3D3BF2" w14:textId="6FE77CC3" w:rsidR="00CD784C" w:rsidRPr="00C35E36" w:rsidRDefault="006B58B5" w:rsidP="001636A6">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ins w:id="295" w:author="Subramanian, Sivasamy" w:date="2022-02-03T19:16:00Z">
              <w:r>
                <w:rPr>
                  <w:rFonts w:ascii="Calibri" w:eastAsia="Times New Roman" w:hAnsi="Calibri" w:cs="Times New Roman"/>
                  <w:sz w:val="20"/>
                  <w:szCs w:val="20"/>
                  <w:lang w:eastAsia="en-GB"/>
                </w:rPr>
                <w:t>Locally Mana</w:t>
              </w:r>
            </w:ins>
            <w:ins w:id="296" w:author="Subramanian, Sivasamy" w:date="2022-02-03T19:17:00Z">
              <w:r>
                <w:rPr>
                  <w:rFonts w:ascii="Calibri" w:eastAsia="Times New Roman" w:hAnsi="Calibri" w:cs="Times New Roman"/>
                  <w:sz w:val="20"/>
                  <w:szCs w:val="20"/>
                  <w:lang w:eastAsia="en-GB"/>
                </w:rPr>
                <w:t>ged</w:t>
              </w:r>
            </w:ins>
          </w:p>
        </w:tc>
        <w:tc>
          <w:tcPr>
            <w:tcW w:w="3489" w:type="dxa"/>
            <w:noWrap/>
            <w:vAlign w:val="center"/>
          </w:tcPr>
          <w:p w14:paraId="71317BBE" w14:textId="490CB4A7" w:rsidR="00CD784C" w:rsidRPr="00C35E36" w:rsidRDefault="006B58B5" w:rsidP="001636A6">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ins w:id="297" w:author="Subramanian, Sivasamy" w:date="2022-02-03T19:18:00Z">
              <w:r>
                <w:rPr>
                  <w:rFonts w:ascii="Calibri" w:hAnsi="Calibri" w:cs="Calibri"/>
                  <w:color w:val="201F1E"/>
                  <w:shd w:val="clear" w:color="auto" w:fill="FFFFFF"/>
                </w:rPr>
                <w:t>Strategically identifiers should be generated using a PID/PURL capability.</w:t>
              </w:r>
            </w:ins>
          </w:p>
        </w:tc>
      </w:tr>
      <w:tr w:rsidR="006547D4" w:rsidRPr="00C35E36" w14:paraId="2F144366" w14:textId="77777777" w:rsidTr="001636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noWrap/>
            <w:vAlign w:val="center"/>
          </w:tcPr>
          <w:p w14:paraId="2EE95209" w14:textId="12456DD0" w:rsidR="006547D4" w:rsidRPr="00C35E36" w:rsidRDefault="006B58B5" w:rsidP="001636A6">
            <w:pPr>
              <w:spacing w:after="0"/>
              <w:rPr>
                <w:rFonts w:cstheme="minorHAnsi"/>
                <w:b w:val="0"/>
                <w:bCs w:val="0"/>
                <w:sz w:val="20"/>
                <w:szCs w:val="20"/>
              </w:rPr>
            </w:pPr>
            <w:ins w:id="298" w:author="Subramanian, Sivasamy" w:date="2022-02-03T19:15:00Z">
              <w:r>
                <w:rPr>
                  <w:rFonts w:cstheme="minorHAnsi"/>
                  <w:b w:val="0"/>
                  <w:bCs w:val="0"/>
                  <w:sz w:val="20"/>
                  <w:szCs w:val="20"/>
                </w:rPr>
                <w:t>MODEL VERSION</w:t>
              </w:r>
            </w:ins>
          </w:p>
        </w:tc>
        <w:tc>
          <w:tcPr>
            <w:tcW w:w="1701" w:type="dxa"/>
            <w:noWrap/>
            <w:vAlign w:val="center"/>
          </w:tcPr>
          <w:p w14:paraId="47FCF398" w14:textId="77777777" w:rsidR="006547D4" w:rsidRPr="00C35E36" w:rsidRDefault="006547D4" w:rsidP="001636A6">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GB"/>
              </w:rPr>
            </w:pPr>
          </w:p>
        </w:tc>
        <w:tc>
          <w:tcPr>
            <w:tcW w:w="1701" w:type="dxa"/>
            <w:noWrap/>
            <w:vAlign w:val="center"/>
          </w:tcPr>
          <w:p w14:paraId="4E19DD44" w14:textId="7FF13B28" w:rsidR="006547D4" w:rsidRPr="00C35E36" w:rsidRDefault="006B58B5" w:rsidP="001636A6">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GB"/>
              </w:rPr>
            </w:pPr>
            <w:ins w:id="299" w:author="Subramanian, Sivasamy" w:date="2022-02-03T19:17:00Z">
              <w:r>
                <w:rPr>
                  <w:rFonts w:ascii="Calibri" w:eastAsia="Times New Roman" w:hAnsi="Calibri" w:cs="Times New Roman"/>
                  <w:sz w:val="20"/>
                  <w:szCs w:val="20"/>
                  <w:lang w:eastAsia="en-GB"/>
                </w:rPr>
                <w:t>Locally Managed</w:t>
              </w:r>
            </w:ins>
          </w:p>
        </w:tc>
        <w:tc>
          <w:tcPr>
            <w:tcW w:w="3489" w:type="dxa"/>
            <w:noWrap/>
            <w:vAlign w:val="center"/>
          </w:tcPr>
          <w:p w14:paraId="514A6BBE" w14:textId="7DD399C7" w:rsidR="006547D4" w:rsidRPr="00C35E36" w:rsidRDefault="006B58B5" w:rsidP="001636A6">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lang w:eastAsia="en-GB"/>
              </w:rPr>
            </w:pPr>
            <w:ins w:id="300" w:author="Subramanian, Sivasamy" w:date="2022-02-03T19:18:00Z">
              <w:r w:rsidRPr="006B58B5">
                <w:rPr>
                  <w:rFonts w:ascii="Calibri" w:eastAsia="Times New Roman" w:hAnsi="Calibri" w:cs="Times New Roman"/>
                  <w:sz w:val="20"/>
                  <w:szCs w:val="20"/>
                  <w:lang w:eastAsia="en-GB"/>
                </w:rPr>
                <w:t>Strategically identifiers should be generated using a PID/PURL capability.</w:t>
              </w:r>
            </w:ins>
          </w:p>
        </w:tc>
      </w:tr>
      <w:tr w:rsidR="006547D4" w:rsidRPr="00C35E36" w14:paraId="698B75AC" w14:textId="77777777" w:rsidTr="001636A6">
        <w:trPr>
          <w:trHeight w:val="300"/>
        </w:trPr>
        <w:tc>
          <w:tcPr>
            <w:cnfStyle w:val="001000000000" w:firstRow="0" w:lastRow="0" w:firstColumn="1" w:lastColumn="0" w:oddVBand="0" w:evenVBand="0" w:oddHBand="0" w:evenHBand="0" w:firstRowFirstColumn="0" w:firstRowLastColumn="0" w:lastRowFirstColumn="0" w:lastRowLastColumn="0"/>
            <w:tcW w:w="2405" w:type="dxa"/>
            <w:noWrap/>
            <w:vAlign w:val="center"/>
          </w:tcPr>
          <w:p w14:paraId="3F87C152" w14:textId="7B34D0E7" w:rsidR="006547D4" w:rsidRPr="00C35E36" w:rsidRDefault="006B58B5" w:rsidP="001636A6">
            <w:pPr>
              <w:spacing w:after="0"/>
              <w:rPr>
                <w:rFonts w:cstheme="minorHAnsi"/>
                <w:b w:val="0"/>
                <w:bCs w:val="0"/>
                <w:sz w:val="20"/>
                <w:szCs w:val="20"/>
              </w:rPr>
            </w:pPr>
            <w:ins w:id="301" w:author="Subramanian, Sivasamy" w:date="2022-02-03T19:16:00Z">
              <w:r>
                <w:rPr>
                  <w:rFonts w:cstheme="minorHAnsi"/>
                  <w:sz w:val="20"/>
                  <w:szCs w:val="20"/>
                </w:rPr>
                <w:lastRenderedPageBreak/>
                <w:fldChar w:fldCharType="begin"/>
              </w:r>
              <w:r>
                <w:rPr>
                  <w:rFonts w:cstheme="minorHAnsi"/>
                  <w:sz w:val="20"/>
                  <w:szCs w:val="20"/>
                </w:rPr>
                <w:instrText>HYPERLINK "https://astrazeneca.collibra.com/asset/50ee96f5-3d3b-483c-801e-a73ab2cc6d96"</w:instrText>
              </w:r>
              <w:r>
                <w:rPr>
                  <w:rFonts w:cstheme="minorHAnsi"/>
                  <w:sz w:val="20"/>
                  <w:szCs w:val="20"/>
                </w:rPr>
                <w:fldChar w:fldCharType="separate"/>
              </w:r>
              <w:r>
                <w:rPr>
                  <w:rStyle w:val="Hyperlink"/>
                  <w:rFonts w:cstheme="minorHAnsi"/>
                  <w:sz w:val="20"/>
                  <w:szCs w:val="20"/>
                </w:rPr>
                <w:t>DATA ANALYTICS EXPERIMENT</w:t>
              </w:r>
              <w:r>
                <w:rPr>
                  <w:rFonts w:cstheme="minorHAnsi"/>
                  <w:sz w:val="20"/>
                  <w:szCs w:val="20"/>
                </w:rPr>
                <w:fldChar w:fldCharType="end"/>
              </w:r>
              <w:r>
                <w:rPr>
                  <w:rFonts w:cstheme="minorHAnsi"/>
                  <w:b w:val="0"/>
                  <w:bCs w:val="0"/>
                  <w:sz w:val="20"/>
                  <w:szCs w:val="20"/>
                </w:rPr>
                <w:t xml:space="preserve"> </w:t>
              </w:r>
            </w:ins>
          </w:p>
        </w:tc>
        <w:tc>
          <w:tcPr>
            <w:tcW w:w="1701" w:type="dxa"/>
            <w:noWrap/>
            <w:vAlign w:val="center"/>
          </w:tcPr>
          <w:p w14:paraId="56102E7F" w14:textId="77777777" w:rsidR="006547D4" w:rsidRPr="00C35E36" w:rsidRDefault="006547D4" w:rsidP="001636A6">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p>
        </w:tc>
        <w:tc>
          <w:tcPr>
            <w:tcW w:w="1701" w:type="dxa"/>
            <w:noWrap/>
            <w:vAlign w:val="center"/>
          </w:tcPr>
          <w:p w14:paraId="45D49175" w14:textId="3B8F4C05" w:rsidR="006547D4" w:rsidRPr="00C35E36" w:rsidRDefault="006B58B5" w:rsidP="001636A6">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ins w:id="302" w:author="Subramanian, Sivasamy" w:date="2022-02-03T19:17:00Z">
              <w:r>
                <w:rPr>
                  <w:rFonts w:ascii="Calibri" w:eastAsia="Times New Roman" w:hAnsi="Calibri" w:cs="Times New Roman"/>
                  <w:sz w:val="20"/>
                  <w:szCs w:val="20"/>
                  <w:lang w:eastAsia="en-GB"/>
                </w:rPr>
                <w:t>Locally Managed</w:t>
              </w:r>
            </w:ins>
          </w:p>
        </w:tc>
        <w:tc>
          <w:tcPr>
            <w:tcW w:w="3489" w:type="dxa"/>
            <w:noWrap/>
            <w:vAlign w:val="center"/>
          </w:tcPr>
          <w:p w14:paraId="06DD0EBF" w14:textId="6105C3FB" w:rsidR="006547D4" w:rsidRPr="00C35E36" w:rsidRDefault="006B58B5" w:rsidP="001636A6">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eastAsia="en-GB"/>
              </w:rPr>
            </w:pPr>
            <w:ins w:id="303" w:author="Subramanian, Sivasamy" w:date="2022-02-03T19:18:00Z">
              <w:r>
                <w:rPr>
                  <w:rFonts w:ascii="Calibri" w:hAnsi="Calibri" w:cs="Calibri"/>
                  <w:color w:val="201F1E"/>
                  <w:shd w:val="clear" w:color="auto" w:fill="FFFFFF"/>
                </w:rPr>
                <w:t>Strategically identifiers should be generated using a PID/PURL capability.</w:t>
              </w:r>
            </w:ins>
          </w:p>
        </w:tc>
      </w:tr>
    </w:tbl>
    <w:p w14:paraId="4B35A84E" w14:textId="1A4E3497" w:rsidR="00CD784C" w:rsidRPr="002D5382" w:rsidRDefault="002D5382" w:rsidP="002D5382">
      <w:pPr>
        <w:pStyle w:val="Caption"/>
        <w:spacing w:before="120" w:after="240"/>
      </w:pPr>
      <w:r>
        <w:t xml:space="preserve">Master and Reference Data: </w:t>
      </w:r>
      <w:r w:rsidR="00CD784C" w:rsidRPr="002D5382">
        <w:t xml:space="preserve">Alignment to </w:t>
      </w:r>
      <w:r w:rsidR="0036163B" w:rsidRPr="002D5382">
        <w:t>D</w:t>
      </w:r>
      <w:r w:rsidR="00CD784C" w:rsidRPr="002D5382">
        <w:t xml:space="preserve">ata </w:t>
      </w:r>
      <w:r w:rsidR="0036163B" w:rsidRPr="002D5382">
        <w:t>S</w:t>
      </w:r>
      <w:r w:rsidR="00CD784C" w:rsidRPr="002D5382">
        <w:t>tandards</w:t>
      </w:r>
    </w:p>
    <w:p w14:paraId="6654411E" w14:textId="70C04CFC" w:rsidR="005D59F4" w:rsidRPr="00DA356B" w:rsidRDefault="00411EB9" w:rsidP="00CD784C">
      <w:pPr>
        <w:pStyle w:val="Heading3"/>
        <w:spacing w:before="240"/>
      </w:pPr>
      <w:bookmarkStart w:id="304" w:name="_Toc64965105"/>
      <w:r w:rsidRPr="00DA356B">
        <w:t>Metadata Architecture</w:t>
      </w:r>
      <w:bookmarkEnd w:id="304"/>
    </w:p>
    <w:p w14:paraId="7E0717AA" w14:textId="2D8FD61A" w:rsidR="00081CAB" w:rsidRPr="00DA356B" w:rsidDel="001D084E" w:rsidRDefault="00081CAB" w:rsidP="00081CAB">
      <w:pPr>
        <w:rPr>
          <w:del w:id="305" w:author="Subramanian, Sivasamy" w:date="2022-02-03T19:08:00Z"/>
          <w:color w:val="0000FF"/>
        </w:rPr>
      </w:pPr>
      <w:del w:id="306" w:author="Subramanian, Sivasamy" w:date="2022-02-03T19:08:00Z">
        <w:r w:rsidRPr="00DA356B" w:rsidDel="001D084E">
          <w:rPr>
            <w:color w:val="0000FF"/>
          </w:rPr>
          <w:delText>*** DELETE ME</w:delText>
        </w:r>
      </w:del>
    </w:p>
    <w:p w14:paraId="7123D69B" w14:textId="24FD53AE" w:rsidR="00081CAB" w:rsidRPr="00DA356B" w:rsidDel="001D084E" w:rsidRDefault="00081CAB" w:rsidP="00081CAB">
      <w:pPr>
        <w:rPr>
          <w:del w:id="307" w:author="Subramanian, Sivasamy" w:date="2022-02-03T19:08:00Z"/>
          <w:color w:val="0000FF"/>
        </w:rPr>
      </w:pPr>
      <w:del w:id="308" w:author="Subramanian, Sivasamy" w:date="2022-02-03T19:08:00Z">
        <w:r w:rsidRPr="00DA356B" w:rsidDel="001D084E">
          <w:rPr>
            <w:color w:val="0000FF"/>
          </w:rPr>
          <w:delText xml:space="preserve">Plan; </w:delText>
        </w:r>
        <w:r w:rsidR="009A7C5E" w:rsidRPr="00DA356B" w:rsidDel="001D084E">
          <w:rPr>
            <w:color w:val="0000FF"/>
          </w:rPr>
          <w:delText>Required</w:delText>
        </w:r>
      </w:del>
    </w:p>
    <w:p w14:paraId="06ECF046" w14:textId="6DC01B7A" w:rsidR="00081CAB" w:rsidRPr="00DA356B" w:rsidDel="001D084E" w:rsidRDefault="009A7C5E" w:rsidP="00081CAB">
      <w:pPr>
        <w:rPr>
          <w:del w:id="309" w:author="Subramanian, Sivasamy" w:date="2022-02-03T19:08:00Z"/>
          <w:b/>
          <w:color w:val="0000FF"/>
        </w:rPr>
      </w:pPr>
      <w:del w:id="310" w:author="Subramanian, Sivasamy" w:date="2022-02-03T19:08:00Z">
        <w:r w:rsidRPr="00DA356B" w:rsidDel="001D084E">
          <w:rPr>
            <w:b/>
            <w:color w:val="0000FF"/>
          </w:rPr>
          <w:delText xml:space="preserve">Specify how </w:delText>
        </w:r>
        <w:r w:rsidR="00F70470" w:rsidDel="001D084E">
          <w:rPr>
            <w:b/>
            <w:color w:val="0000FF"/>
          </w:rPr>
          <w:delText>the</w:delText>
        </w:r>
        <w:r w:rsidRPr="00DA356B" w:rsidDel="001D084E">
          <w:rPr>
            <w:b/>
            <w:color w:val="0000FF"/>
          </w:rPr>
          <w:delText xml:space="preserve"> solution will leverage </w:delText>
        </w:r>
        <w:bookmarkStart w:id="311" w:name="_Hlk48639877"/>
        <w:r w:rsidR="00FC262B" w:rsidRPr="00DA356B" w:rsidDel="001D084E">
          <w:rPr>
            <w:b/>
            <w:color w:val="0000FF"/>
          </w:rPr>
          <w:delText>d</w:delText>
        </w:r>
        <w:r w:rsidRPr="00DA356B" w:rsidDel="001D084E">
          <w:rPr>
            <w:b/>
            <w:color w:val="0000FF"/>
          </w:rPr>
          <w:delText xml:space="preserve">ata </w:delText>
        </w:r>
        <w:r w:rsidR="00FC262B" w:rsidRPr="00DA356B" w:rsidDel="001D084E">
          <w:rPr>
            <w:b/>
            <w:color w:val="0000FF"/>
          </w:rPr>
          <w:delText>c</w:delText>
        </w:r>
        <w:r w:rsidRPr="00DA356B" w:rsidDel="001D084E">
          <w:rPr>
            <w:b/>
            <w:color w:val="0000FF"/>
          </w:rPr>
          <w:delText>atalog</w:delText>
        </w:r>
        <w:r w:rsidR="00FC262B" w:rsidRPr="00DA356B" w:rsidDel="001D084E">
          <w:rPr>
            <w:b/>
            <w:color w:val="0000FF"/>
          </w:rPr>
          <w:delText>ues and m</w:delText>
        </w:r>
        <w:r w:rsidRPr="00DA356B" w:rsidDel="001D084E">
          <w:rPr>
            <w:b/>
            <w:color w:val="0000FF"/>
          </w:rPr>
          <w:delText>etadata repositories</w:delText>
        </w:r>
        <w:bookmarkEnd w:id="311"/>
        <w:r w:rsidR="00081CAB" w:rsidRPr="00DA356B" w:rsidDel="001D084E">
          <w:rPr>
            <w:b/>
            <w:color w:val="0000FF"/>
          </w:rPr>
          <w:delText>.</w:delText>
        </w:r>
      </w:del>
    </w:p>
    <w:p w14:paraId="4ACA5990" w14:textId="4CB95E5E" w:rsidR="00081CAB" w:rsidRPr="00DA356B" w:rsidDel="001D084E" w:rsidRDefault="00081CAB" w:rsidP="00081CAB">
      <w:pPr>
        <w:rPr>
          <w:del w:id="312" w:author="Subramanian, Sivasamy" w:date="2022-02-03T19:08:00Z"/>
          <w:color w:val="0000FF"/>
        </w:rPr>
      </w:pPr>
      <w:del w:id="313" w:author="Subramanian, Sivasamy" w:date="2022-02-03T19:08:00Z">
        <w:r w:rsidRPr="00DA356B" w:rsidDel="001D084E">
          <w:rPr>
            <w:color w:val="0000FF"/>
            <w:u w:val="single"/>
          </w:rPr>
          <w:delText>Hint</w:delText>
        </w:r>
        <w:r w:rsidRPr="00DA356B" w:rsidDel="001D084E">
          <w:rPr>
            <w:color w:val="0000FF"/>
          </w:rPr>
          <w:delText xml:space="preserve">: </w:delText>
        </w:r>
        <w:r w:rsidR="006419FD" w:rsidRPr="00DA356B" w:rsidDel="001D084E">
          <w:rPr>
            <w:color w:val="0000FF"/>
          </w:rPr>
          <w:delText xml:space="preserve">If </w:delText>
        </w:r>
        <w:r w:rsidR="0003673B" w:rsidRPr="00DA356B" w:rsidDel="001D084E">
          <w:rPr>
            <w:color w:val="0000FF"/>
          </w:rPr>
          <w:delText>metadata is used by the solution, d</w:delText>
        </w:r>
        <w:r w:rsidR="005B2C5D" w:rsidRPr="00DA356B" w:rsidDel="001D084E">
          <w:rPr>
            <w:color w:val="0000FF"/>
          </w:rPr>
          <w:delText>escribe</w:delText>
        </w:r>
        <w:r w:rsidR="00C83234" w:rsidRPr="00DA356B" w:rsidDel="001D084E">
          <w:rPr>
            <w:color w:val="0000FF"/>
          </w:rPr>
          <w:delText xml:space="preserve"> the mechanisms </w:delText>
        </w:r>
        <w:r w:rsidR="004434FD" w:rsidRPr="00DA356B" w:rsidDel="001D084E">
          <w:rPr>
            <w:color w:val="0000FF"/>
          </w:rPr>
          <w:delText xml:space="preserve">used </w:delText>
        </w:r>
        <w:r w:rsidR="00C83234" w:rsidRPr="00DA356B" w:rsidDel="001D084E">
          <w:rPr>
            <w:color w:val="0000FF"/>
          </w:rPr>
          <w:delText xml:space="preserve">to </w:delText>
        </w:r>
        <w:r w:rsidR="004434FD" w:rsidRPr="00DA356B" w:rsidDel="001D084E">
          <w:rPr>
            <w:color w:val="0000FF"/>
          </w:rPr>
          <w:delText xml:space="preserve">access and </w:delText>
        </w:r>
        <w:r w:rsidR="00C83234" w:rsidRPr="00DA356B" w:rsidDel="001D084E">
          <w:rPr>
            <w:color w:val="0000FF"/>
          </w:rPr>
          <w:delText>consume</w:delText>
        </w:r>
        <w:r w:rsidR="004434FD" w:rsidRPr="00DA356B" w:rsidDel="001D084E">
          <w:rPr>
            <w:color w:val="0000FF"/>
          </w:rPr>
          <w:delText xml:space="preserve"> it</w:delText>
        </w:r>
        <w:r w:rsidRPr="00DA356B" w:rsidDel="001D084E">
          <w:rPr>
            <w:color w:val="0000FF"/>
          </w:rPr>
          <w:delText>.</w:delText>
        </w:r>
      </w:del>
    </w:p>
    <w:p w14:paraId="636A216E" w14:textId="2DB11939" w:rsidR="00100067" w:rsidRPr="00DA356B" w:rsidDel="001D084E" w:rsidRDefault="00100067" w:rsidP="00081CAB">
      <w:pPr>
        <w:rPr>
          <w:del w:id="314" w:author="Subramanian, Sivasamy" w:date="2022-02-03T19:08:00Z"/>
          <w:b/>
          <w:color w:val="0000FF"/>
        </w:rPr>
      </w:pPr>
      <w:del w:id="315" w:author="Subramanian, Sivasamy" w:date="2022-02-03T19:08:00Z">
        <w:r w:rsidRPr="00DA356B" w:rsidDel="001D084E">
          <w:rPr>
            <w:b/>
            <w:color w:val="0000FF"/>
          </w:rPr>
          <w:delText>Describe how the solution supports the automated capture and use of metadata.</w:delText>
        </w:r>
      </w:del>
    </w:p>
    <w:p w14:paraId="21DB734A" w14:textId="7CC39362" w:rsidR="006419FD" w:rsidRPr="00DA356B" w:rsidDel="001D084E" w:rsidRDefault="006419FD" w:rsidP="006419FD">
      <w:pPr>
        <w:rPr>
          <w:del w:id="316" w:author="Subramanian, Sivasamy" w:date="2022-02-03T19:08:00Z"/>
          <w:color w:val="0000FF"/>
        </w:rPr>
      </w:pPr>
      <w:del w:id="317" w:author="Subramanian, Sivasamy" w:date="2022-02-03T19:08:00Z">
        <w:r w:rsidRPr="00DA356B" w:rsidDel="001D084E">
          <w:rPr>
            <w:color w:val="0000FF"/>
            <w:u w:val="single"/>
          </w:rPr>
          <w:delText>Hint</w:delText>
        </w:r>
        <w:r w:rsidRPr="00DA356B" w:rsidDel="001D084E">
          <w:rPr>
            <w:color w:val="0000FF"/>
          </w:rPr>
          <w:delText xml:space="preserve">: If metadata is used by the solution, describe the mechanisms used to </w:delText>
        </w:r>
        <w:r w:rsidR="00333A23" w:rsidRPr="00DA356B" w:rsidDel="001D084E">
          <w:rPr>
            <w:color w:val="0000FF"/>
          </w:rPr>
          <w:delText xml:space="preserve">automate </w:delText>
        </w:r>
        <w:commentRangeStart w:id="318"/>
        <w:r w:rsidR="00333A23" w:rsidRPr="00DA356B" w:rsidDel="001D084E">
          <w:rPr>
            <w:color w:val="0000FF"/>
          </w:rPr>
          <w:delText>its</w:delText>
        </w:r>
        <w:commentRangeEnd w:id="318"/>
        <w:r w:rsidR="00E732F4" w:rsidDel="001D084E">
          <w:rPr>
            <w:rStyle w:val="CommentReference"/>
          </w:rPr>
          <w:commentReference w:id="318"/>
        </w:r>
        <w:r w:rsidR="00333A23" w:rsidRPr="00DA356B" w:rsidDel="001D084E">
          <w:rPr>
            <w:color w:val="0000FF"/>
          </w:rPr>
          <w:delText xml:space="preserve"> capture and </w:delText>
        </w:r>
        <w:r w:rsidR="000E7E8A" w:rsidRPr="00DA356B" w:rsidDel="001D084E">
          <w:rPr>
            <w:color w:val="0000FF"/>
          </w:rPr>
          <w:delText>make it available</w:delText>
        </w:r>
        <w:r w:rsidRPr="00DA356B" w:rsidDel="001D084E">
          <w:rPr>
            <w:color w:val="0000FF"/>
          </w:rPr>
          <w:delText>.</w:delText>
        </w:r>
      </w:del>
    </w:p>
    <w:p w14:paraId="63F851F1" w14:textId="13081417" w:rsidR="00081CAB" w:rsidRPr="00DA356B" w:rsidDel="001D084E" w:rsidRDefault="00081CAB" w:rsidP="00081CAB">
      <w:pPr>
        <w:rPr>
          <w:del w:id="319" w:author="Subramanian, Sivasamy" w:date="2022-02-03T19:08:00Z"/>
          <w:color w:val="0000FF"/>
        </w:rPr>
      </w:pPr>
      <w:del w:id="320" w:author="Subramanian, Sivasamy" w:date="2022-02-03T19:08:00Z">
        <w:r w:rsidRPr="00DA356B" w:rsidDel="001D084E">
          <w:rPr>
            <w:color w:val="0000FF"/>
          </w:rPr>
          <w:delText>DELETE ME ***</w:delText>
        </w:r>
      </w:del>
    </w:p>
    <w:p w14:paraId="1C3DECD2" w14:textId="023110AD" w:rsidR="00411EB9" w:rsidRPr="00DA356B" w:rsidDel="001D084E" w:rsidRDefault="00610D05" w:rsidP="00411EB9">
      <w:pPr>
        <w:rPr>
          <w:del w:id="321" w:author="Subramanian, Sivasamy" w:date="2022-02-03T19:08:00Z"/>
        </w:rPr>
      </w:pPr>
      <w:del w:id="322" w:author="Subramanian, Sivasamy" w:date="2022-02-03T19:08:00Z">
        <w:r w:rsidDel="001D084E">
          <w:delText xml:space="preserve">&lt;The solution does not </w:delText>
        </w:r>
        <w:r w:rsidR="00DC1758" w:rsidDel="001D084E">
          <w:delText xml:space="preserve">use data catalogues or </w:delText>
        </w:r>
        <w:r w:rsidR="004411B7" w:rsidDel="001D084E">
          <w:delText>metadata</w:delText>
        </w:r>
        <w:r w:rsidR="00DC1758" w:rsidDel="001D084E">
          <w:delText xml:space="preserve"> repositories. / </w:delText>
        </w:r>
        <w:r w:rsidR="00052DF1" w:rsidRPr="00DA356B" w:rsidDel="001D084E">
          <w:delText>&lt;DESCRIBE the use of data catalogues and metadata repositories&gt;</w:delText>
        </w:r>
        <w:r w:rsidR="00DC1758" w:rsidDel="001D084E">
          <w:delText>*&gt;</w:delText>
        </w:r>
        <w:r w:rsidR="00A8766A" w:rsidDel="001D084E">
          <w:delText>.</w:delText>
        </w:r>
      </w:del>
    </w:p>
    <w:p w14:paraId="34E31015" w14:textId="5850A825" w:rsidR="001D084E" w:rsidRPr="00DA356B" w:rsidRDefault="004A7D29" w:rsidP="00BD59A5">
      <w:del w:id="323" w:author="Subramanian, Sivasamy" w:date="2022-02-03T19:08:00Z">
        <w:r w:rsidDel="001D084E">
          <w:delText xml:space="preserve">&lt;The solution does not </w:delText>
        </w:r>
        <w:r w:rsidR="002B213E" w:rsidDel="001D084E">
          <w:delText xml:space="preserve">support the automated capture and use of metadata. / </w:delText>
        </w:r>
        <w:r w:rsidR="00BD59A5" w:rsidRPr="00DA356B" w:rsidDel="001D084E">
          <w:delText>&lt;DESCRIBE the automated capture and use of metadata&gt;</w:delText>
        </w:r>
        <w:r w:rsidR="002B213E" w:rsidDel="001D084E">
          <w:delText>*&gt;</w:delText>
        </w:r>
        <w:r w:rsidR="00A8766A" w:rsidDel="001D084E">
          <w:delText>.</w:delText>
        </w:r>
      </w:del>
      <w:ins w:id="324" w:author="Subramanian, Sivasamy" w:date="2022-02-03T19:08:00Z">
        <w:r w:rsidR="001D084E">
          <w:t>N/A</w:t>
        </w:r>
      </w:ins>
    </w:p>
    <w:p w14:paraId="58C1AC8B" w14:textId="56ED18F9" w:rsidR="00170FE6" w:rsidRDefault="00170FE6" w:rsidP="0041268F">
      <w:pPr>
        <w:pStyle w:val="Heading2"/>
      </w:pPr>
      <w:bookmarkStart w:id="325" w:name="_Toc64965107"/>
      <w:r w:rsidRPr="00166E0B">
        <w:t>External Data Standards</w:t>
      </w:r>
      <w:bookmarkEnd w:id="325"/>
    </w:p>
    <w:p w14:paraId="5851FAC9" w14:textId="77777777" w:rsidR="00382D17" w:rsidRDefault="00382D17" w:rsidP="00382D17"/>
    <w:p w14:paraId="3E35CF58" w14:textId="7109D33F" w:rsidR="00382D17" w:rsidRPr="00382D17" w:rsidRDefault="00382D17" w:rsidP="00382D17">
      <w:r>
        <w:t>N/A</w:t>
      </w:r>
    </w:p>
    <w:p w14:paraId="7E7F8CDF" w14:textId="77777777" w:rsidR="00975C41" w:rsidRPr="00166E0B" w:rsidRDefault="00126618" w:rsidP="00EA497C">
      <w:pPr>
        <w:pStyle w:val="Heading1"/>
      </w:pPr>
      <w:bookmarkStart w:id="326" w:name="_Toc64965109"/>
      <w:r w:rsidRPr="00166E0B">
        <w:lastRenderedPageBreak/>
        <w:t>Appendi</w:t>
      </w:r>
      <w:r w:rsidR="00034F52" w:rsidRPr="00166E0B">
        <w:t>x</w:t>
      </w:r>
      <w:bookmarkEnd w:id="326"/>
    </w:p>
    <w:p w14:paraId="7E4C3920" w14:textId="53ED3871" w:rsidR="00975C41" w:rsidRPr="00166E0B" w:rsidRDefault="00975C41" w:rsidP="0041268F">
      <w:pPr>
        <w:pStyle w:val="Heading2"/>
      </w:pPr>
      <w:bookmarkStart w:id="327" w:name="_Toc64965110"/>
      <w:r w:rsidRPr="00166E0B">
        <w:t>Pre-</w:t>
      </w:r>
      <w:r w:rsidR="00446BB3" w:rsidRPr="00166E0B">
        <w:t xml:space="preserve">requisites </w:t>
      </w:r>
      <w:r w:rsidR="007B3EC6" w:rsidRPr="00166E0B">
        <w:t>and</w:t>
      </w:r>
      <w:r w:rsidR="00446BB3" w:rsidRPr="00166E0B">
        <w:t xml:space="preserve"> </w:t>
      </w:r>
      <w:r w:rsidRPr="00166E0B">
        <w:t>Dependencies</w:t>
      </w:r>
      <w:bookmarkEnd w:id="327"/>
    </w:p>
    <w:p w14:paraId="4EA4036F" w14:textId="796BCA5D" w:rsidR="00367424" w:rsidRPr="00166E0B" w:rsidRDefault="00F517A3" w:rsidP="00367424">
      <w:pPr>
        <w:pStyle w:val="BodyText3"/>
        <w:rPr>
          <w:rFonts w:asciiTheme="minorHAnsi" w:hAnsiTheme="minorHAnsi"/>
          <w:iCs/>
          <w:color w:val="auto"/>
          <w:sz w:val="22"/>
          <w:szCs w:val="22"/>
          <w:lang w:val="en-GB"/>
        </w:rPr>
      </w:pPr>
      <w:r w:rsidRPr="00F517A3">
        <w:rPr>
          <w:rFonts w:asciiTheme="minorHAnsi" w:hAnsiTheme="minorHAnsi"/>
          <w:iCs/>
          <w:color w:val="auto"/>
          <w:sz w:val="22"/>
          <w:szCs w:val="22"/>
          <w:lang w:val="en-GB"/>
        </w:rPr>
        <w:t xml:space="preserve">No pre-requisites or dependencies are identified for the solution. </w:t>
      </w:r>
    </w:p>
    <w:p w14:paraId="69452BDF" w14:textId="77777777" w:rsidR="00975C41" w:rsidRPr="00166E0B" w:rsidRDefault="00975C41" w:rsidP="0041268F">
      <w:pPr>
        <w:pStyle w:val="Heading2"/>
      </w:pPr>
      <w:bookmarkStart w:id="328" w:name="_Toc64965111"/>
      <w:r w:rsidRPr="00166E0B">
        <w:t>Definitions</w:t>
      </w:r>
      <w:bookmarkEnd w:id="328"/>
    </w:p>
    <w:p w14:paraId="3C11C7B1" w14:textId="1A5E2BC2" w:rsidR="007D0A90" w:rsidRPr="00166E0B" w:rsidRDefault="007D0A90" w:rsidP="007D0A90">
      <w:pPr>
        <w:rPr>
          <w:color w:val="0000FF"/>
        </w:rPr>
      </w:pPr>
    </w:p>
    <w:tbl>
      <w:tblPr>
        <w:tblStyle w:val="GridTable1Light"/>
        <w:tblW w:w="9776" w:type="dxa"/>
        <w:tblLook w:val="04A0" w:firstRow="1" w:lastRow="0" w:firstColumn="1" w:lastColumn="0" w:noHBand="0" w:noVBand="1"/>
      </w:tblPr>
      <w:tblGrid>
        <w:gridCol w:w="1696"/>
        <w:gridCol w:w="8080"/>
      </w:tblGrid>
      <w:tr w:rsidR="00AE65C5" w:rsidRPr="00166E0B" w14:paraId="54C51BD4" w14:textId="77777777" w:rsidTr="00E2031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96" w:type="dxa"/>
            <w:shd w:val="clear" w:color="auto" w:fill="D9D9D9" w:themeFill="background1" w:themeFillShade="D9"/>
          </w:tcPr>
          <w:p w14:paraId="398AC81C" w14:textId="77777777" w:rsidR="00AE65C5" w:rsidRPr="00166E0B" w:rsidRDefault="00AE65C5" w:rsidP="000F4D16">
            <w:r w:rsidRPr="00166E0B">
              <w:t>Term</w:t>
            </w:r>
          </w:p>
        </w:tc>
        <w:tc>
          <w:tcPr>
            <w:tcW w:w="8080" w:type="dxa"/>
            <w:shd w:val="clear" w:color="auto" w:fill="D9D9D9" w:themeFill="background1" w:themeFillShade="D9"/>
          </w:tcPr>
          <w:p w14:paraId="1C2BBB82" w14:textId="77777777" w:rsidR="00AE65C5" w:rsidRPr="00166E0B" w:rsidRDefault="00AE65C5" w:rsidP="000F4D16">
            <w:pPr>
              <w:cnfStyle w:val="100000000000" w:firstRow="1" w:lastRow="0" w:firstColumn="0" w:lastColumn="0" w:oddVBand="0" w:evenVBand="0" w:oddHBand="0" w:evenHBand="0" w:firstRowFirstColumn="0" w:firstRowLastColumn="0" w:lastRowFirstColumn="0" w:lastRowLastColumn="0"/>
            </w:pPr>
            <w:r w:rsidRPr="00166E0B">
              <w:t>Definition</w:t>
            </w:r>
          </w:p>
        </w:tc>
      </w:tr>
      <w:tr w:rsidR="00AE65C5" w:rsidRPr="00166E0B" w14:paraId="16239B0D"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28C9774C" w14:textId="7D923C0E" w:rsidR="00AE65C5" w:rsidRPr="00166E0B" w:rsidRDefault="00AE65C5" w:rsidP="000F4D16"/>
        </w:tc>
        <w:tc>
          <w:tcPr>
            <w:tcW w:w="8080" w:type="dxa"/>
          </w:tcPr>
          <w:p w14:paraId="53F26BEF" w14:textId="29C1742A" w:rsidR="00AE65C5" w:rsidRPr="00166E0B" w:rsidRDefault="00AE65C5" w:rsidP="000F4D16">
            <w:pPr>
              <w:cnfStyle w:val="000000000000" w:firstRow="0" w:lastRow="0" w:firstColumn="0" w:lastColumn="0" w:oddVBand="0" w:evenVBand="0" w:oddHBand="0" w:evenHBand="0" w:firstRowFirstColumn="0" w:firstRowLastColumn="0" w:lastRowFirstColumn="0" w:lastRowLastColumn="0"/>
            </w:pPr>
          </w:p>
        </w:tc>
      </w:tr>
      <w:tr w:rsidR="00E10C53" w:rsidRPr="00166E0B" w14:paraId="6F7F2596"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C498902" w14:textId="51BB5D49" w:rsidR="00DC2E9C" w:rsidRPr="00166E0B" w:rsidRDefault="00DC2E9C" w:rsidP="000F4D16"/>
        </w:tc>
        <w:tc>
          <w:tcPr>
            <w:tcW w:w="8080" w:type="dxa"/>
          </w:tcPr>
          <w:p w14:paraId="5C1A1407" w14:textId="0E78F77E" w:rsidR="00DC2E9C" w:rsidRPr="00166E0B" w:rsidRDefault="00DC2E9C" w:rsidP="000F4D16">
            <w:pPr>
              <w:cnfStyle w:val="000000000000" w:firstRow="0" w:lastRow="0" w:firstColumn="0" w:lastColumn="0" w:oddVBand="0" w:evenVBand="0" w:oddHBand="0" w:evenHBand="0" w:firstRowFirstColumn="0" w:firstRowLastColumn="0" w:lastRowFirstColumn="0" w:lastRowLastColumn="0"/>
            </w:pPr>
          </w:p>
        </w:tc>
      </w:tr>
      <w:tr w:rsidR="002C5C50" w:rsidRPr="00166E0B" w14:paraId="15B2100C" w14:textId="77777777" w:rsidTr="002C5C50">
        <w:tc>
          <w:tcPr>
            <w:cnfStyle w:val="001000000000" w:firstRow="0" w:lastRow="0" w:firstColumn="1" w:lastColumn="0" w:oddVBand="0" w:evenVBand="0" w:oddHBand="0" w:evenHBand="0" w:firstRowFirstColumn="0" w:firstRowLastColumn="0" w:lastRowFirstColumn="0" w:lastRowLastColumn="0"/>
            <w:tcW w:w="1696" w:type="dxa"/>
          </w:tcPr>
          <w:p w14:paraId="63DF1836" w14:textId="77777777" w:rsidR="002C5C50" w:rsidRPr="00166E0B" w:rsidRDefault="002C5C50" w:rsidP="00737FBA">
            <w:r>
              <w:t>External access</w:t>
            </w:r>
          </w:p>
        </w:tc>
        <w:tc>
          <w:tcPr>
            <w:tcW w:w="8080" w:type="dxa"/>
          </w:tcPr>
          <w:p w14:paraId="00B0B23A" w14:textId="77777777" w:rsidR="002C5C50" w:rsidRPr="00166E0B" w:rsidRDefault="002C5C50" w:rsidP="00737FBA">
            <w:pPr>
              <w:cnfStyle w:val="000000000000" w:firstRow="0" w:lastRow="0" w:firstColumn="0" w:lastColumn="0" w:oddVBand="0" w:evenVBand="0" w:oddHBand="0" w:evenHBand="0" w:firstRowFirstColumn="0" w:firstRowLastColumn="0" w:lastRowFirstColumn="0" w:lastRowLastColumn="0"/>
            </w:pPr>
            <w:r>
              <w:t>A means of connecting to a system from outside the AstraZeneca network and which does not rely on “onboarding” the user by providing them with a PRID, i.e. registering the user’s identity in the AstraZeneca Identity and Access Management (IAM) system / Active Directory.</w:t>
            </w:r>
          </w:p>
        </w:tc>
      </w:tr>
      <w:tr w:rsidR="002C5C50" w:rsidRPr="00166E0B" w14:paraId="2F1864A7" w14:textId="77777777" w:rsidTr="002C5C50">
        <w:tc>
          <w:tcPr>
            <w:cnfStyle w:val="001000000000" w:firstRow="0" w:lastRow="0" w:firstColumn="1" w:lastColumn="0" w:oddVBand="0" w:evenVBand="0" w:oddHBand="0" w:evenHBand="0" w:firstRowFirstColumn="0" w:firstRowLastColumn="0" w:lastRowFirstColumn="0" w:lastRowLastColumn="0"/>
            <w:tcW w:w="1696" w:type="dxa"/>
          </w:tcPr>
          <w:p w14:paraId="6B1E5FF2" w14:textId="77777777" w:rsidR="002C5C50" w:rsidRPr="00166E0B" w:rsidRDefault="002C5C50" w:rsidP="00737FBA">
            <w:r w:rsidRPr="00166E0B">
              <w:t>External user</w:t>
            </w:r>
          </w:p>
        </w:tc>
        <w:tc>
          <w:tcPr>
            <w:tcW w:w="8080" w:type="dxa"/>
          </w:tcPr>
          <w:p w14:paraId="0753A61D" w14:textId="77777777" w:rsidR="002C5C50" w:rsidRPr="00166E0B" w:rsidRDefault="002C5C50" w:rsidP="00737FBA">
            <w:pPr>
              <w:cnfStyle w:val="000000000000" w:firstRow="0" w:lastRow="0" w:firstColumn="0" w:lastColumn="0" w:oddVBand="0" w:evenVBand="0" w:oddHBand="0" w:evenHBand="0" w:firstRowFirstColumn="0" w:firstRowLastColumn="0" w:lastRowFirstColumn="0" w:lastRowLastColumn="0"/>
            </w:pPr>
            <w:r>
              <w:t>A</w:t>
            </w:r>
            <w:r w:rsidRPr="00A77CF1">
              <w:t xml:space="preserve"> non-AstraZeneca employee. This includes marketing company and partner representatives.</w:t>
            </w:r>
          </w:p>
        </w:tc>
      </w:tr>
      <w:tr w:rsidR="002C5C50" w:rsidRPr="00166E0B" w14:paraId="1684768C" w14:textId="77777777" w:rsidTr="002C5C50">
        <w:tc>
          <w:tcPr>
            <w:cnfStyle w:val="001000000000" w:firstRow="0" w:lastRow="0" w:firstColumn="1" w:lastColumn="0" w:oddVBand="0" w:evenVBand="0" w:oddHBand="0" w:evenHBand="0" w:firstRowFirstColumn="0" w:firstRowLastColumn="0" w:lastRowFirstColumn="0" w:lastRowLastColumn="0"/>
            <w:tcW w:w="1696" w:type="dxa"/>
          </w:tcPr>
          <w:p w14:paraId="55DA2465" w14:textId="77777777" w:rsidR="002C5C50" w:rsidRPr="00166E0B" w:rsidRDefault="002C5C50" w:rsidP="00737FBA">
            <w:r>
              <w:t>Externalisation</w:t>
            </w:r>
          </w:p>
        </w:tc>
        <w:tc>
          <w:tcPr>
            <w:tcW w:w="8080" w:type="dxa"/>
          </w:tcPr>
          <w:p w14:paraId="2CB32CB4" w14:textId="77777777" w:rsidR="002C5C50" w:rsidRDefault="002C5C50" w:rsidP="00737FBA">
            <w:pPr>
              <w:cnfStyle w:val="000000000000" w:firstRow="0" w:lastRow="0" w:firstColumn="0" w:lastColumn="0" w:oddVBand="0" w:evenVBand="0" w:oddHBand="0" w:evenHBand="0" w:firstRowFirstColumn="0" w:firstRowLastColumn="0" w:lastRowFirstColumn="0" w:lastRowLastColumn="0"/>
            </w:pPr>
            <w:r>
              <w:t>The provision of external access to a system’s services. See “External access”.</w:t>
            </w:r>
          </w:p>
          <w:p w14:paraId="70C6D273" w14:textId="77777777" w:rsidR="002C5C50" w:rsidRDefault="002C5C50" w:rsidP="00737FBA">
            <w:pPr>
              <w:cnfStyle w:val="000000000000" w:firstRow="0" w:lastRow="0" w:firstColumn="0" w:lastColumn="0" w:oddVBand="0" w:evenVBand="0" w:oddHBand="0" w:evenHBand="0" w:firstRowFirstColumn="0" w:firstRowLastColumn="0" w:lastRowFirstColumn="0" w:lastRowLastColumn="0"/>
            </w:pPr>
            <w:r>
              <w:t>Note: A system that provides access to external users exclusively by onboarding them into the AstraZeneca Active Directory, i.e. allocating them with a PRID, and providing some means of connection to the AstraZeneca network, e.g. using an AstraZeneca laptop or a Remote Access Platform (RAP) account or the installable operating system image (TPIC), is not an externalised system.</w:t>
            </w:r>
          </w:p>
        </w:tc>
      </w:tr>
      <w:tr w:rsidR="006C7417" w:rsidRPr="00166E0B" w14:paraId="06DAA8F7" w14:textId="77777777" w:rsidTr="00842FA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174F8BE" w14:textId="573B08F1" w:rsidR="006C7417" w:rsidRPr="00166E0B" w:rsidRDefault="006C7417" w:rsidP="00842FAA">
            <w:r w:rsidRPr="00166E0B">
              <w:t>GAMP</w:t>
            </w:r>
          </w:p>
        </w:tc>
        <w:tc>
          <w:tcPr>
            <w:tcW w:w="8080" w:type="dxa"/>
          </w:tcPr>
          <w:p w14:paraId="5F77829D" w14:textId="36C5612D" w:rsidR="006C7417" w:rsidRPr="00166E0B" w:rsidRDefault="006C7417" w:rsidP="00842FAA">
            <w:pPr>
              <w:cnfStyle w:val="000000000000" w:firstRow="0" w:lastRow="0" w:firstColumn="0" w:lastColumn="0" w:oddVBand="0" w:evenVBand="0" w:oddHBand="0" w:evenHBand="0" w:firstRowFirstColumn="0" w:firstRowLastColumn="0" w:lastRowFirstColumn="0" w:lastRowLastColumn="0"/>
            </w:pPr>
            <w:r w:rsidRPr="00166E0B">
              <w:t xml:space="preserve">Good Automated Manufacturing Practice. </w:t>
            </w:r>
            <w:r w:rsidR="007E2EAC" w:rsidRPr="00166E0B">
              <w:t xml:space="preserve">A set of guidelines </w:t>
            </w:r>
            <w:r w:rsidR="001353B5" w:rsidRPr="00166E0B">
              <w:t xml:space="preserve">issued by the technical subcommittee of the International Society for Pharmaceutical Engineering </w:t>
            </w:r>
            <w:r w:rsidR="007E2EAC" w:rsidRPr="00166E0B">
              <w:t>for manufacturers and users of automated systems in the pharmaceutical industry.</w:t>
            </w:r>
          </w:p>
        </w:tc>
      </w:tr>
      <w:tr w:rsidR="003B51C7" w:rsidRPr="00166E0B" w14:paraId="090718D8" w14:textId="77777777" w:rsidTr="00842FA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B905364" w14:textId="77777777" w:rsidR="003B51C7" w:rsidRPr="00166E0B" w:rsidRDefault="003B51C7" w:rsidP="00842FAA">
            <w:r w:rsidRPr="00166E0B">
              <w:t>IMDRF</w:t>
            </w:r>
          </w:p>
        </w:tc>
        <w:tc>
          <w:tcPr>
            <w:tcW w:w="8080" w:type="dxa"/>
          </w:tcPr>
          <w:p w14:paraId="1ADC1B11" w14:textId="77777777" w:rsidR="003B51C7" w:rsidRPr="00166E0B" w:rsidRDefault="003B51C7" w:rsidP="00842FAA">
            <w:pPr>
              <w:cnfStyle w:val="000000000000" w:firstRow="0" w:lastRow="0" w:firstColumn="0" w:lastColumn="0" w:oddVBand="0" w:evenVBand="0" w:oddHBand="0" w:evenHBand="0" w:firstRowFirstColumn="0" w:firstRowLastColumn="0" w:lastRowFirstColumn="0" w:lastRowLastColumn="0"/>
            </w:pPr>
            <w:r w:rsidRPr="00166E0B">
              <w:t>International Medical Device Regulators Forum (IMDRF). The body responsible for defining the SaMD regulation, compliance to which is required by the FDA.</w:t>
            </w:r>
          </w:p>
        </w:tc>
      </w:tr>
      <w:tr w:rsidR="00656F6B" w:rsidRPr="00166E0B" w14:paraId="74B26B09"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EFFF26C" w14:textId="76017C50" w:rsidR="00656F6B" w:rsidRPr="00166E0B" w:rsidRDefault="00656F6B" w:rsidP="00656F6B">
            <w:r w:rsidRPr="00166E0B">
              <w:t>RPO</w:t>
            </w:r>
          </w:p>
        </w:tc>
        <w:tc>
          <w:tcPr>
            <w:tcW w:w="8080" w:type="dxa"/>
          </w:tcPr>
          <w:p w14:paraId="6C041BFB" w14:textId="0A6261A9" w:rsidR="00656F6B" w:rsidRPr="00166E0B" w:rsidRDefault="00DC2E9C" w:rsidP="00656F6B">
            <w:pPr>
              <w:cnfStyle w:val="000000000000" w:firstRow="0" w:lastRow="0" w:firstColumn="0" w:lastColumn="0" w:oddVBand="0" w:evenVBand="0" w:oddHBand="0" w:evenHBand="0" w:firstRowFirstColumn="0" w:firstRowLastColumn="0" w:lastRowFirstColumn="0" w:lastRowLastColumn="0"/>
            </w:pPr>
            <w:r w:rsidRPr="00166E0B">
              <w:t xml:space="preserve">Recovery Point Objective. </w:t>
            </w:r>
            <w:r w:rsidR="00656F6B" w:rsidRPr="00166E0B">
              <w:t xml:space="preserve">The maximum elapsed time </w:t>
            </w:r>
            <w:r w:rsidR="00CD0AD6" w:rsidRPr="00166E0B">
              <w:t xml:space="preserve">for which the business can tolerate </w:t>
            </w:r>
            <w:r w:rsidR="00100DF5" w:rsidRPr="00166E0B">
              <w:t>a loss of data updates as a result of a system failure or data corruption</w:t>
            </w:r>
            <w:r w:rsidR="00656F6B" w:rsidRPr="00166E0B">
              <w:t>.</w:t>
            </w:r>
            <w:r w:rsidR="00075BFD" w:rsidRPr="00166E0B">
              <w:t xml:space="preserve"> Factors include the criticality of </w:t>
            </w:r>
            <w:r w:rsidR="00684E02" w:rsidRPr="00166E0B">
              <w:t>the data and the transaction frequency.</w:t>
            </w:r>
          </w:p>
        </w:tc>
      </w:tr>
      <w:tr w:rsidR="00330E11" w:rsidRPr="00166E0B" w14:paraId="3EE6857C"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50B107CE" w14:textId="77777777" w:rsidR="00330E11" w:rsidRPr="00166E0B" w:rsidRDefault="00330E11" w:rsidP="000F4D16">
            <w:pPr>
              <w:rPr>
                <w:b w:val="0"/>
              </w:rPr>
            </w:pPr>
            <w:r w:rsidRPr="00166E0B">
              <w:t>RTO</w:t>
            </w:r>
          </w:p>
        </w:tc>
        <w:tc>
          <w:tcPr>
            <w:tcW w:w="8080" w:type="dxa"/>
          </w:tcPr>
          <w:p w14:paraId="32854CF8" w14:textId="51095CE3" w:rsidR="00330E11" w:rsidRPr="00166E0B" w:rsidRDefault="00330E11" w:rsidP="000F4D16">
            <w:pPr>
              <w:cnfStyle w:val="000000000000" w:firstRow="0" w:lastRow="0" w:firstColumn="0" w:lastColumn="0" w:oddVBand="0" w:evenVBand="0" w:oddHBand="0" w:evenHBand="0" w:firstRowFirstColumn="0" w:firstRowLastColumn="0" w:lastRowFirstColumn="0" w:lastRowLastColumn="0"/>
            </w:pPr>
            <w:r w:rsidRPr="00166E0B">
              <w:t xml:space="preserve">Recovery Time Objective. The maximum period of downtime of a system that can be tolerated </w:t>
            </w:r>
            <w:r w:rsidR="00D63BB6" w:rsidRPr="00166E0B">
              <w:t>without adverse impact</w:t>
            </w:r>
            <w:r w:rsidR="007915F1" w:rsidRPr="00166E0B">
              <w:t xml:space="preserve"> on business operations</w:t>
            </w:r>
            <w:r w:rsidRPr="00166E0B">
              <w:t>.</w:t>
            </w:r>
          </w:p>
        </w:tc>
      </w:tr>
      <w:tr w:rsidR="009A5D49" w:rsidRPr="00166E0B" w14:paraId="2B873606"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1311D766" w14:textId="58E8FA40" w:rsidR="009A5D49" w:rsidRPr="00166E0B" w:rsidRDefault="009A5D49" w:rsidP="000F4D16">
            <w:r w:rsidRPr="00166E0B">
              <w:t>SaMD</w:t>
            </w:r>
          </w:p>
        </w:tc>
        <w:tc>
          <w:tcPr>
            <w:tcW w:w="8080" w:type="dxa"/>
          </w:tcPr>
          <w:p w14:paraId="2E812578" w14:textId="687A07FC" w:rsidR="0052478A" w:rsidRPr="00166E0B" w:rsidRDefault="009A5D49" w:rsidP="000F4D16">
            <w:pPr>
              <w:cnfStyle w:val="000000000000" w:firstRow="0" w:lastRow="0" w:firstColumn="0" w:lastColumn="0" w:oddVBand="0" w:evenVBand="0" w:oddHBand="0" w:evenHBand="0" w:firstRowFirstColumn="0" w:firstRowLastColumn="0" w:lastRowFirstColumn="0" w:lastRowLastColumn="0"/>
            </w:pPr>
            <w:r w:rsidRPr="00166E0B">
              <w:t xml:space="preserve">Software as a Medical Device. </w:t>
            </w:r>
            <w:r w:rsidR="0052478A" w:rsidRPr="00166E0B">
              <w:t>A standard d</w:t>
            </w:r>
            <w:r w:rsidR="00531BA0" w:rsidRPr="00166E0B">
              <w:t>efined by the IMDRF as</w:t>
            </w:r>
            <w:r w:rsidR="0052478A" w:rsidRPr="00166E0B">
              <w:t>:</w:t>
            </w:r>
            <w:r w:rsidR="00531BA0" w:rsidRPr="00166E0B">
              <w:t xml:space="preserve"> </w:t>
            </w:r>
            <w:r w:rsidR="0052478A" w:rsidRPr="00166E0B">
              <w:t>S</w:t>
            </w:r>
            <w:r w:rsidRPr="00166E0B">
              <w:t>oftware intended to be used for one or more medical purposes that perform these purposes without being part of a hardware medical device.</w:t>
            </w:r>
            <w:r w:rsidR="00ED40FF" w:rsidRPr="00166E0B">
              <w:t xml:space="preserve"> Compliance is required by the FDA</w:t>
            </w:r>
            <w:r w:rsidR="0052478A" w:rsidRPr="00166E0B">
              <w:t>.</w:t>
            </w:r>
          </w:p>
        </w:tc>
      </w:tr>
      <w:tr w:rsidR="003449DD" w:rsidRPr="00166E0B" w14:paraId="0BCEA155"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2F3A35FA" w14:textId="4427F321" w:rsidR="003449DD" w:rsidRPr="00166E0B" w:rsidRDefault="003449DD" w:rsidP="000F4D16">
            <w:r w:rsidRPr="00166E0B">
              <w:lastRenderedPageBreak/>
              <w:t>SSO</w:t>
            </w:r>
          </w:p>
        </w:tc>
        <w:tc>
          <w:tcPr>
            <w:tcW w:w="8080" w:type="dxa"/>
          </w:tcPr>
          <w:p w14:paraId="673588D1" w14:textId="4BA71380" w:rsidR="003449DD" w:rsidRPr="00166E0B" w:rsidRDefault="003449DD" w:rsidP="000F4D16">
            <w:pPr>
              <w:cnfStyle w:val="000000000000" w:firstRow="0" w:lastRow="0" w:firstColumn="0" w:lastColumn="0" w:oddVBand="0" w:evenVBand="0" w:oddHBand="0" w:evenHBand="0" w:firstRowFirstColumn="0" w:firstRowLastColumn="0" w:lastRowFirstColumn="0" w:lastRowLastColumn="0"/>
            </w:pPr>
            <w:r w:rsidRPr="00166E0B">
              <w:t>Single sign-on. An authentication scheme that allows a user to log in with a single ID and password to any of several related, yet independent, software systems.</w:t>
            </w:r>
          </w:p>
        </w:tc>
      </w:tr>
      <w:tr w:rsidR="0052478A" w:rsidRPr="00166E0B" w14:paraId="3C41C3C7" w14:textId="77777777" w:rsidTr="00E2031A">
        <w:trPr>
          <w:cantSplit/>
        </w:trPr>
        <w:tc>
          <w:tcPr>
            <w:cnfStyle w:val="001000000000" w:firstRow="0" w:lastRow="0" w:firstColumn="1" w:lastColumn="0" w:oddVBand="0" w:evenVBand="0" w:oddHBand="0" w:evenHBand="0" w:firstRowFirstColumn="0" w:firstRowLastColumn="0" w:lastRowFirstColumn="0" w:lastRowLastColumn="0"/>
            <w:tcW w:w="1696" w:type="dxa"/>
          </w:tcPr>
          <w:p w14:paraId="11240375" w14:textId="4310B520" w:rsidR="0052478A" w:rsidRPr="00166E0B" w:rsidRDefault="0052478A" w:rsidP="000F4D16">
            <w:r w:rsidRPr="00166E0B">
              <w:t>SOUP</w:t>
            </w:r>
          </w:p>
        </w:tc>
        <w:tc>
          <w:tcPr>
            <w:tcW w:w="8080" w:type="dxa"/>
          </w:tcPr>
          <w:p w14:paraId="2DA55F32" w14:textId="1FCDDDE4" w:rsidR="0052478A" w:rsidRPr="00166E0B" w:rsidRDefault="00DE1801" w:rsidP="000F4D16">
            <w:pPr>
              <w:cnfStyle w:val="000000000000" w:firstRow="0" w:lastRow="0" w:firstColumn="0" w:lastColumn="0" w:oddVBand="0" w:evenVBand="0" w:oddHBand="0" w:evenHBand="0" w:firstRowFirstColumn="0" w:firstRowLastColumn="0" w:lastRowFirstColumn="0" w:lastRowLastColumn="0"/>
            </w:pPr>
            <w:r w:rsidRPr="00166E0B">
              <w:t>Software of Unknown Provenance</w:t>
            </w:r>
            <w:r w:rsidR="00A851D6" w:rsidRPr="00166E0B">
              <w:t xml:space="preserve">. </w:t>
            </w:r>
            <w:r w:rsidR="003631D1" w:rsidRPr="00166E0B">
              <w:t>A standard defined by the International Electrotechnical Commission (IEC). It r</w:t>
            </w:r>
            <w:r w:rsidR="00FB10C3" w:rsidRPr="00166E0B">
              <w:t>efers to a generally available off-the-shelf software product that is used in relation to a medical device, but has not been developed specifically for the purpose of being incorporated into it.</w:t>
            </w:r>
          </w:p>
        </w:tc>
      </w:tr>
    </w:tbl>
    <w:p w14:paraId="54544335" w14:textId="25BF2182" w:rsidR="009119EB" w:rsidRPr="00166E0B" w:rsidRDefault="0083252B" w:rsidP="0083252B">
      <w:pPr>
        <w:pStyle w:val="Caption"/>
      </w:pPr>
      <w:r w:rsidRPr="00166E0B">
        <w:t>Definitions (Glossary of Terms)</w:t>
      </w:r>
    </w:p>
    <w:p w14:paraId="3FA31967" w14:textId="77777777" w:rsidR="00975C41" w:rsidRPr="00166E0B" w:rsidRDefault="00975C41" w:rsidP="0041268F">
      <w:pPr>
        <w:pStyle w:val="Heading2"/>
      </w:pPr>
      <w:bookmarkStart w:id="329" w:name="_Toc64965112"/>
      <w:r w:rsidRPr="00166E0B">
        <w:t>Architecture Decision Log (including Solution Options decisions)</w:t>
      </w:r>
      <w:bookmarkEnd w:id="329"/>
    </w:p>
    <w:p w14:paraId="03343AAF" w14:textId="4444CEA9" w:rsidR="00EA3FE6" w:rsidRDefault="00CF1918" w:rsidP="00EA3FE6">
      <w:pPr>
        <w:rPr>
          <w:rFonts w:eastAsia="Times New Roman" w:cs="Times New Roman"/>
          <w:i/>
          <w:iCs/>
        </w:rPr>
      </w:pPr>
      <w:r w:rsidRPr="00CF1918">
        <w:rPr>
          <w:rFonts w:eastAsia="Times New Roman" w:cs="Times New Roman"/>
        </w:rPr>
        <w:t>No decisions or exceptions are recorded for this solution.</w:t>
      </w:r>
      <w:r>
        <w:rPr>
          <w:rFonts w:eastAsia="Times New Roman" w:cs="Times New Roman"/>
        </w:rPr>
        <w:t xml:space="preserve"> </w:t>
      </w:r>
    </w:p>
    <w:p w14:paraId="4BA6B497" w14:textId="04106BC0" w:rsidR="00112F92" w:rsidRDefault="00112F92" w:rsidP="00112F92">
      <w:pPr>
        <w:rPr>
          <w:rFonts w:eastAsia="Times New Roman" w:cs="Times New Roman"/>
          <w:i/>
          <w:iCs/>
        </w:rPr>
      </w:pPr>
    </w:p>
    <w:p w14:paraId="0BBEA9C6" w14:textId="77777777" w:rsidR="00975C41" w:rsidRPr="00166E0B" w:rsidRDefault="00975C41" w:rsidP="0041268F">
      <w:pPr>
        <w:pStyle w:val="Heading2"/>
      </w:pPr>
      <w:bookmarkStart w:id="330" w:name="_Toc64965114"/>
      <w:r w:rsidRPr="00166E0B">
        <w:t>Legacy Solution Diagrams or Descriptions</w:t>
      </w:r>
      <w:bookmarkEnd w:id="330"/>
    </w:p>
    <w:p w14:paraId="512C57AA" w14:textId="5D90B27F" w:rsidR="00DF18D1" w:rsidRPr="00166E0B" w:rsidRDefault="007E7FDF" w:rsidP="006F024C">
      <w:r>
        <w:t xml:space="preserve">This solution replaces the use </w:t>
      </w:r>
      <w:r w:rsidR="00F91C41">
        <w:t>of SCP by CPQP</w:t>
      </w:r>
    </w:p>
    <w:p w14:paraId="358C01AD" w14:textId="77777777" w:rsidR="00975C41" w:rsidRPr="00166E0B" w:rsidRDefault="00975C41" w:rsidP="0041268F">
      <w:pPr>
        <w:pStyle w:val="Heading2"/>
      </w:pPr>
      <w:bookmarkStart w:id="331" w:name="_Toc64965115"/>
      <w:r w:rsidRPr="00166E0B">
        <w:t>References to other documents table</w:t>
      </w:r>
      <w:bookmarkEnd w:id="331"/>
    </w:p>
    <w:p w14:paraId="123EC1BE" w14:textId="0267421A" w:rsidR="007D0A90" w:rsidRPr="00166E0B" w:rsidRDefault="007D0A90" w:rsidP="007D0A90">
      <w:pPr>
        <w:rPr>
          <w:color w:val="0000FF"/>
        </w:rPr>
      </w:pPr>
    </w:p>
    <w:tbl>
      <w:tblPr>
        <w:tblStyle w:val="GridTable1Light"/>
        <w:tblW w:w="9634" w:type="dxa"/>
        <w:tblLook w:val="04A0" w:firstRow="1" w:lastRow="0" w:firstColumn="1" w:lastColumn="0" w:noHBand="0" w:noVBand="1"/>
      </w:tblPr>
      <w:tblGrid>
        <w:gridCol w:w="562"/>
        <w:gridCol w:w="5103"/>
        <w:gridCol w:w="3969"/>
      </w:tblGrid>
      <w:tr w:rsidR="00873AE5" w:rsidRPr="00166E0B" w14:paraId="556F362D" w14:textId="2E9CB770" w:rsidTr="00550D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62" w:type="dxa"/>
            <w:shd w:val="clear" w:color="auto" w:fill="D9D9D9" w:themeFill="background1" w:themeFillShade="D9"/>
          </w:tcPr>
          <w:bookmarkEnd w:id="2"/>
          <w:bookmarkEnd w:id="3"/>
          <w:bookmarkEnd w:id="4"/>
          <w:bookmarkEnd w:id="5"/>
          <w:bookmarkEnd w:id="6"/>
          <w:bookmarkEnd w:id="7"/>
          <w:bookmarkEnd w:id="8"/>
          <w:bookmarkEnd w:id="9"/>
          <w:p w14:paraId="438BFC74" w14:textId="13F6DD55" w:rsidR="00873AE5" w:rsidRPr="00166E0B" w:rsidRDefault="00873AE5" w:rsidP="00550D4C">
            <w:pPr>
              <w:jc w:val="right"/>
            </w:pPr>
            <w:r w:rsidRPr="00166E0B">
              <w:t>Ref</w:t>
            </w:r>
          </w:p>
        </w:tc>
        <w:tc>
          <w:tcPr>
            <w:tcW w:w="5103" w:type="dxa"/>
            <w:shd w:val="clear" w:color="auto" w:fill="D9D9D9" w:themeFill="background1" w:themeFillShade="D9"/>
          </w:tcPr>
          <w:p w14:paraId="6C60B791" w14:textId="524B6B6E" w:rsidR="00873AE5" w:rsidRPr="00166E0B" w:rsidRDefault="00873AE5" w:rsidP="000F4D16">
            <w:pPr>
              <w:cnfStyle w:val="100000000000" w:firstRow="1" w:lastRow="0" w:firstColumn="0" w:lastColumn="0" w:oddVBand="0" w:evenVBand="0" w:oddHBand="0" w:evenHBand="0" w:firstRowFirstColumn="0" w:firstRowLastColumn="0" w:lastRowFirstColumn="0" w:lastRowLastColumn="0"/>
            </w:pPr>
            <w:r w:rsidRPr="00166E0B">
              <w:t>Document</w:t>
            </w:r>
          </w:p>
        </w:tc>
        <w:tc>
          <w:tcPr>
            <w:tcW w:w="3969" w:type="dxa"/>
            <w:shd w:val="clear" w:color="auto" w:fill="D9D9D9" w:themeFill="background1" w:themeFillShade="D9"/>
          </w:tcPr>
          <w:p w14:paraId="4D360EFD" w14:textId="08CD9F1F" w:rsidR="00873AE5" w:rsidRPr="00166E0B" w:rsidRDefault="0022556A" w:rsidP="000F4D16">
            <w:pPr>
              <w:cnfStyle w:val="100000000000" w:firstRow="1" w:lastRow="0" w:firstColumn="0" w:lastColumn="0" w:oddVBand="0" w:evenVBand="0" w:oddHBand="0" w:evenHBand="0" w:firstRowFirstColumn="0" w:firstRowLastColumn="0" w:lastRowFirstColumn="0" w:lastRowLastColumn="0"/>
            </w:pPr>
            <w:r w:rsidRPr="00166E0B">
              <w:t>Location</w:t>
            </w:r>
          </w:p>
        </w:tc>
      </w:tr>
      <w:tr w:rsidR="00873AE5" w:rsidRPr="00166E0B" w14:paraId="535BBBB2" w14:textId="49BD7FE6" w:rsidTr="00550D4C">
        <w:trPr>
          <w:cantSplit/>
        </w:trPr>
        <w:tc>
          <w:tcPr>
            <w:cnfStyle w:val="001000000000" w:firstRow="0" w:lastRow="0" w:firstColumn="1" w:lastColumn="0" w:oddVBand="0" w:evenVBand="0" w:oddHBand="0" w:evenHBand="0" w:firstRowFirstColumn="0" w:firstRowLastColumn="0" w:lastRowFirstColumn="0" w:lastRowLastColumn="0"/>
            <w:tcW w:w="562" w:type="dxa"/>
          </w:tcPr>
          <w:p w14:paraId="267E49F8" w14:textId="548442D1" w:rsidR="00873AE5" w:rsidRPr="00166E0B" w:rsidRDefault="00174EDC" w:rsidP="00550D4C">
            <w:pPr>
              <w:jc w:val="right"/>
            </w:pPr>
            <w:r w:rsidRPr="00166E0B">
              <w:t>1</w:t>
            </w:r>
          </w:p>
        </w:tc>
        <w:tc>
          <w:tcPr>
            <w:tcW w:w="5103" w:type="dxa"/>
          </w:tcPr>
          <w:p w14:paraId="55E87EF7" w14:textId="6B4DB4B9" w:rsidR="00873AE5" w:rsidRPr="00166E0B" w:rsidRDefault="00174EDC" w:rsidP="000F4D16">
            <w:pPr>
              <w:cnfStyle w:val="000000000000" w:firstRow="0" w:lastRow="0" w:firstColumn="0" w:lastColumn="0" w:oddVBand="0" w:evenVBand="0" w:oddHBand="0" w:evenHBand="0" w:firstRowFirstColumn="0" w:firstRowLastColumn="0" w:lastRowFirstColumn="0" w:lastRowLastColumn="0"/>
            </w:pPr>
            <w:r w:rsidRPr="00166E0B">
              <w:t>&lt;document title&gt;</w:t>
            </w:r>
          </w:p>
        </w:tc>
        <w:tc>
          <w:tcPr>
            <w:tcW w:w="3969" w:type="dxa"/>
          </w:tcPr>
          <w:p w14:paraId="05E08555" w14:textId="20B165B3" w:rsidR="00873AE5" w:rsidRPr="00166E0B" w:rsidRDefault="00647807" w:rsidP="000F4D16">
            <w:pPr>
              <w:cnfStyle w:val="000000000000" w:firstRow="0" w:lastRow="0" w:firstColumn="0" w:lastColumn="0" w:oddVBand="0" w:evenVBand="0" w:oddHBand="0" w:evenHBand="0" w:firstRowFirstColumn="0" w:firstRowLastColumn="0" w:lastRowFirstColumn="0" w:lastRowLastColumn="0"/>
            </w:pPr>
            <w:r w:rsidRPr="00166E0B">
              <w:t>&lt;</w:t>
            </w:r>
            <w:r w:rsidR="00F14145" w:rsidRPr="00166E0B">
              <w:t xml:space="preserve">location name with embedded </w:t>
            </w:r>
            <w:r w:rsidRPr="00166E0B">
              <w:t>link&gt;</w:t>
            </w:r>
          </w:p>
        </w:tc>
      </w:tr>
      <w:tr w:rsidR="00873AE5" w:rsidRPr="00166E0B" w14:paraId="26DB4C5D" w14:textId="79FDB076" w:rsidTr="00550D4C">
        <w:trPr>
          <w:cantSplit/>
        </w:trPr>
        <w:tc>
          <w:tcPr>
            <w:cnfStyle w:val="001000000000" w:firstRow="0" w:lastRow="0" w:firstColumn="1" w:lastColumn="0" w:oddVBand="0" w:evenVBand="0" w:oddHBand="0" w:evenHBand="0" w:firstRowFirstColumn="0" w:firstRowLastColumn="0" w:lastRowFirstColumn="0" w:lastRowLastColumn="0"/>
            <w:tcW w:w="562" w:type="dxa"/>
          </w:tcPr>
          <w:p w14:paraId="45EA24BB" w14:textId="77777777" w:rsidR="00873AE5" w:rsidRPr="00166E0B" w:rsidRDefault="00873AE5" w:rsidP="00550D4C">
            <w:pPr>
              <w:jc w:val="right"/>
            </w:pPr>
          </w:p>
        </w:tc>
        <w:tc>
          <w:tcPr>
            <w:tcW w:w="5103" w:type="dxa"/>
          </w:tcPr>
          <w:p w14:paraId="428FEF47" w14:textId="77777777" w:rsidR="00873AE5" w:rsidRPr="00166E0B" w:rsidRDefault="00873AE5" w:rsidP="000F4D16">
            <w:pPr>
              <w:cnfStyle w:val="000000000000" w:firstRow="0" w:lastRow="0" w:firstColumn="0" w:lastColumn="0" w:oddVBand="0" w:evenVBand="0" w:oddHBand="0" w:evenHBand="0" w:firstRowFirstColumn="0" w:firstRowLastColumn="0" w:lastRowFirstColumn="0" w:lastRowLastColumn="0"/>
            </w:pPr>
          </w:p>
        </w:tc>
        <w:tc>
          <w:tcPr>
            <w:tcW w:w="3969" w:type="dxa"/>
          </w:tcPr>
          <w:p w14:paraId="146792B6" w14:textId="77777777" w:rsidR="00873AE5" w:rsidRPr="00166E0B" w:rsidRDefault="00873AE5" w:rsidP="000F4D16">
            <w:pPr>
              <w:cnfStyle w:val="000000000000" w:firstRow="0" w:lastRow="0" w:firstColumn="0" w:lastColumn="0" w:oddVBand="0" w:evenVBand="0" w:oddHBand="0" w:evenHBand="0" w:firstRowFirstColumn="0" w:firstRowLastColumn="0" w:lastRowFirstColumn="0" w:lastRowLastColumn="0"/>
            </w:pPr>
          </w:p>
        </w:tc>
      </w:tr>
    </w:tbl>
    <w:p w14:paraId="5D2E3537" w14:textId="0DBAF8C9" w:rsidR="005B08D7" w:rsidRPr="00BE778A" w:rsidRDefault="00234983" w:rsidP="00234983">
      <w:pPr>
        <w:pStyle w:val="Caption"/>
      </w:pPr>
      <w:r w:rsidRPr="00166E0B">
        <w:t xml:space="preserve">Document </w:t>
      </w:r>
      <w:r w:rsidR="00E130E4">
        <w:t>R</w:t>
      </w:r>
      <w:r w:rsidRPr="00166E0B">
        <w:t>eferences</w:t>
      </w:r>
    </w:p>
    <w:sectPr w:rsidR="005B08D7" w:rsidRPr="00BE778A" w:rsidSect="002A281A">
      <w:pgSz w:w="11906" w:h="16838"/>
      <w:pgMar w:top="2160" w:right="1418" w:bottom="2835" w:left="1418" w:header="1701" w:footer="170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Penland, Chris" w:date="2022-01-17T22:20:00Z" w:initials="PC">
    <w:p w14:paraId="2D33C827" w14:textId="2004DB2E" w:rsidR="03E2BF71" w:rsidRDefault="03E2BF71">
      <w:pPr>
        <w:pStyle w:val="CommentText"/>
      </w:pPr>
      <w:r>
        <w:t>Do we need this phrase, I would suggest "clinical data and analysis programs"</w:t>
      </w:r>
      <w:r>
        <w:rPr>
          <w:rStyle w:val="CommentReference"/>
        </w:rPr>
        <w:annotationRef/>
      </w:r>
    </w:p>
  </w:comment>
  <w:comment w:id="22" w:author="Penland, Chris" w:date="2022-01-17T22:22:00Z" w:initials="PC">
    <w:p w14:paraId="5B19AAAB" w14:textId="602E9704" w:rsidR="03E2BF71" w:rsidRDefault="03E2BF71">
      <w:pPr>
        <w:pStyle w:val="CommentText"/>
      </w:pPr>
      <w:r>
        <w:t>Do we need to declare "access control" as well as version control? Data Privacy Office will care about access control, that is part of GxP.</w:t>
      </w:r>
      <w:r>
        <w:rPr>
          <w:rStyle w:val="CommentReference"/>
        </w:rPr>
        <w:annotationRef/>
      </w:r>
    </w:p>
  </w:comment>
  <w:comment w:id="60" w:author="Fedoryczuk, Jim (Turnberry)" w:date="2021-11-17T11:20:00Z" w:initials="FJ(">
    <w:p w14:paraId="509414E5" w14:textId="77777777" w:rsidR="007B28B1" w:rsidRDefault="007B28B1">
      <w:pPr>
        <w:pStyle w:val="CommentText"/>
      </w:pPr>
      <w:r>
        <w:rPr>
          <w:rStyle w:val="CommentReference"/>
        </w:rPr>
        <w:annotationRef/>
      </w:r>
      <w:r>
        <w:t xml:space="preserve">Check with Chris and </w:t>
      </w:r>
      <w:proofErr w:type="spellStart"/>
      <w:r>
        <w:t>alex</w:t>
      </w:r>
      <w:proofErr w:type="spellEnd"/>
    </w:p>
    <w:p w14:paraId="018B75B3" w14:textId="77777777" w:rsidR="00590397" w:rsidRDefault="00590397">
      <w:pPr>
        <w:pStyle w:val="CommentText"/>
      </w:pPr>
    </w:p>
    <w:p w14:paraId="2B2FC7C7" w14:textId="2989A25F" w:rsidR="00590397" w:rsidRDefault="00590397">
      <w:pPr>
        <w:pStyle w:val="CommentText"/>
      </w:pPr>
      <w:r>
        <w:t>B</w:t>
      </w:r>
    </w:p>
  </w:comment>
  <w:comment w:id="132" w:author="Fedoryczuk, Jim (Turnberry)" w:date="2021-11-17T11:31:00Z" w:initials="FJ(">
    <w:p w14:paraId="482D36ED" w14:textId="77777777" w:rsidR="003F3FE0" w:rsidRDefault="003F3FE0">
      <w:pPr>
        <w:pStyle w:val="CommentText"/>
        <w:rPr>
          <w:rStyle w:val="CommentReference"/>
        </w:rPr>
      </w:pPr>
      <w:r>
        <w:rPr>
          <w:rStyle w:val="CommentReference"/>
        </w:rPr>
        <w:annotationRef/>
      </w:r>
      <w:r w:rsidR="00D67F30">
        <w:rPr>
          <w:rStyle w:val="CommentReference"/>
        </w:rPr>
        <w:t>Get from ATS doc</w:t>
      </w:r>
    </w:p>
    <w:p w14:paraId="6D8831F8" w14:textId="01AC4059" w:rsidR="00D67F30" w:rsidRDefault="00D67F30">
      <w:pPr>
        <w:pStyle w:val="CommentText"/>
      </w:pPr>
    </w:p>
  </w:comment>
  <w:comment w:id="164" w:author="Fedoryczuk, Jim (Turnberry)" w:date="2022-01-11T12:21:00Z" w:initials="FJ(">
    <w:p w14:paraId="159D435C" w14:textId="587A8E50" w:rsidR="003D53D1" w:rsidRDefault="003D53D1">
      <w:pPr>
        <w:pStyle w:val="CommentText"/>
      </w:pPr>
      <w:r>
        <w:rPr>
          <w:rStyle w:val="CommentReference"/>
        </w:rPr>
        <w:annotationRef/>
      </w:r>
      <w:r>
        <w:t>Driven by the BIA</w:t>
      </w:r>
    </w:p>
  </w:comment>
  <w:comment w:id="207" w:author="Penland, Chris" w:date="2022-01-18T10:12:00Z" w:initials="PC">
    <w:p w14:paraId="00693D30" w14:textId="62B68356" w:rsidR="3FD81DA6" w:rsidRDefault="3FD81DA6">
      <w:pPr>
        <w:pStyle w:val="CommentText"/>
      </w:pPr>
      <w:r>
        <w:t xml:space="preserve">do we need a statement re: </w:t>
      </w:r>
      <w:proofErr w:type="spellStart"/>
      <w:r>
        <w:t>Github</w:t>
      </w:r>
      <w:proofErr w:type="spellEnd"/>
      <w:r>
        <w:t xml:space="preserve"> Enterprise?</w:t>
      </w:r>
      <w:r>
        <w:rPr>
          <w:rStyle w:val="CommentReference"/>
        </w:rPr>
        <w:annotationRef/>
      </w:r>
    </w:p>
    <w:p w14:paraId="49F2F366" w14:textId="00EA3D58" w:rsidR="3FD81DA6" w:rsidRDefault="3FD81DA6">
      <w:pPr>
        <w:pStyle w:val="CommentText"/>
      </w:pPr>
    </w:p>
  </w:comment>
  <w:comment w:id="212" w:author="Fedoryczuk, Jim (Turnberry)" w:date="2022-01-11T12:24:00Z" w:initials="FJ(">
    <w:p w14:paraId="0BE9260C" w14:textId="48F82E7F" w:rsidR="00057AA6" w:rsidRDefault="00057AA6">
      <w:pPr>
        <w:pStyle w:val="CommentText"/>
      </w:pPr>
      <w:r>
        <w:rPr>
          <w:rStyle w:val="CommentReference"/>
        </w:rPr>
        <w:annotationRef/>
      </w:r>
      <w:r>
        <w:t>BIA</w:t>
      </w:r>
    </w:p>
  </w:comment>
  <w:comment w:id="276" w:author="Fedoryczuk, Jim (Turnberry)" w:date="2022-01-11T12:28:00Z" w:initials="FJ(">
    <w:p w14:paraId="0F87CB3B" w14:textId="1AF3EFBA" w:rsidR="008F3E23" w:rsidRDefault="008F3E23">
      <w:pPr>
        <w:pStyle w:val="CommentText"/>
      </w:pPr>
      <w:r>
        <w:rPr>
          <w:rStyle w:val="CommentReference"/>
        </w:rPr>
        <w:annotationRef/>
      </w:r>
      <w:r>
        <w:t>Get help from Rag</w:t>
      </w:r>
      <w:r w:rsidR="00E732F4">
        <w:t>hu</w:t>
      </w:r>
    </w:p>
  </w:comment>
  <w:comment w:id="318" w:author="Fedoryczuk, Jim (Turnberry)" w:date="2022-01-11T12:29:00Z" w:initials="FJ(">
    <w:p w14:paraId="539F7B4B" w14:textId="77777777" w:rsidR="00E732F4" w:rsidRDefault="00E732F4">
      <w:pPr>
        <w:pStyle w:val="CommentText"/>
      </w:pPr>
      <w:r>
        <w:rPr>
          <w:rStyle w:val="CommentReference"/>
        </w:rPr>
        <w:annotationRef/>
      </w:r>
      <w:r>
        <w:t>Raghu or info arch</w:t>
      </w:r>
      <w:r w:rsidR="00DD0A97">
        <w:t xml:space="preserve">itects </w:t>
      </w:r>
    </w:p>
    <w:p w14:paraId="24009A4F" w14:textId="77777777" w:rsidR="00F0641F" w:rsidRDefault="00F0641F">
      <w:pPr>
        <w:pStyle w:val="CommentText"/>
      </w:pPr>
    </w:p>
    <w:p w14:paraId="2723D004" w14:textId="77777777" w:rsidR="00F0641F" w:rsidRDefault="00F0641F">
      <w:pPr>
        <w:pStyle w:val="CommentText"/>
      </w:pPr>
      <w:r>
        <w:t xml:space="preserve">Refer to </w:t>
      </w:r>
      <w:proofErr w:type="spellStart"/>
      <w:r>
        <w:t>enticmice</w:t>
      </w:r>
      <w:proofErr w:type="spellEnd"/>
      <w:r>
        <w:t xml:space="preserve"> blueprint</w:t>
      </w:r>
    </w:p>
    <w:p w14:paraId="1B4064C6" w14:textId="335A3804" w:rsidR="00360912" w:rsidRDefault="0036091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33C827" w15:done="0"/>
  <w15:commentEx w15:paraId="5B19AAAB" w15:done="0"/>
  <w15:commentEx w15:paraId="2B2FC7C7" w15:done="0"/>
  <w15:commentEx w15:paraId="6D8831F8" w15:done="0"/>
  <w15:commentEx w15:paraId="159D435C" w15:done="0"/>
  <w15:commentEx w15:paraId="49F2F366" w15:done="0"/>
  <w15:commentEx w15:paraId="0BE9260C" w15:done="0"/>
  <w15:commentEx w15:paraId="0F87CB3B" w15:done="0"/>
  <w15:commentEx w15:paraId="1B4064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BDD3A17" w16cex:dateUtc="2022-01-18T03:20:00Z"/>
  <w16cex:commentExtensible w16cex:durableId="397633FE" w16cex:dateUtc="2022-01-18T03:22:00Z"/>
  <w16cex:commentExtensible w16cex:durableId="253F8E2B" w16cex:dateUtc="2021-11-17T19:20:00Z"/>
  <w16cex:commentExtensible w16cex:durableId="253F90B9" w16cex:dateUtc="2021-11-17T19:31:00Z"/>
  <w16cex:commentExtensible w16cex:durableId="25881EE2" w16cex:dateUtc="2022-01-11T20:21:00Z"/>
  <w16cex:commentExtensible w16cex:durableId="7A81F0F6" w16cex:dateUtc="2022-01-18T15:12:00Z"/>
  <w16cex:commentExtensible w16cex:durableId="25881FA6" w16cex:dateUtc="2022-01-11T20:24:00Z"/>
  <w16cex:commentExtensible w16cex:durableId="2588209F" w16cex:dateUtc="2022-01-11T20:28:00Z"/>
  <w16cex:commentExtensible w16cex:durableId="258820C8" w16cex:dateUtc="2022-01-11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33C827" w16cid:durableId="1BDD3A17"/>
  <w16cid:commentId w16cid:paraId="5B19AAAB" w16cid:durableId="397633FE"/>
  <w16cid:commentId w16cid:paraId="2B2FC7C7" w16cid:durableId="253F8E2B"/>
  <w16cid:commentId w16cid:paraId="6D8831F8" w16cid:durableId="253F90B9"/>
  <w16cid:commentId w16cid:paraId="159D435C" w16cid:durableId="25881EE2"/>
  <w16cid:commentId w16cid:paraId="49F2F366" w16cid:durableId="7A81F0F6"/>
  <w16cid:commentId w16cid:paraId="0BE9260C" w16cid:durableId="25881FA6"/>
  <w16cid:commentId w16cid:paraId="0F87CB3B" w16cid:durableId="2588209F"/>
  <w16cid:commentId w16cid:paraId="1B4064C6" w16cid:durableId="258820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9531E" w14:textId="77777777" w:rsidR="005021F4" w:rsidRDefault="005021F4" w:rsidP="00C02AEC">
      <w:r>
        <w:separator/>
      </w:r>
    </w:p>
  </w:endnote>
  <w:endnote w:type="continuationSeparator" w:id="0">
    <w:p w14:paraId="2FAF36C8" w14:textId="77777777" w:rsidR="005021F4" w:rsidRDefault="005021F4" w:rsidP="00C02AEC">
      <w:r>
        <w:continuationSeparator/>
      </w:r>
    </w:p>
  </w:endnote>
  <w:endnote w:type="continuationNotice" w:id="1">
    <w:p w14:paraId="65E87C3E" w14:textId="77777777" w:rsidR="005021F4" w:rsidRDefault="00502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8DC39" w14:textId="77777777" w:rsidR="004D5C6A" w:rsidRPr="00203619" w:rsidRDefault="004D5C6A" w:rsidP="00D25F26">
    <w:pPr>
      <w:tabs>
        <w:tab w:val="center" w:pos="4536"/>
        <w:tab w:val="left" w:pos="9356"/>
        <w:tab w:val="right" w:pos="13608"/>
      </w:tabs>
      <w:rPr>
        <w:rFonts w:cs="Helvetica"/>
        <w:sz w:val="16"/>
        <w:szCs w:val="16"/>
      </w:rPr>
    </w:pPr>
    <w:r w:rsidRPr="00203619">
      <w:rPr>
        <w:rFonts w:cs="Helvetica"/>
        <w:snapToGrid w:val="0"/>
        <w:sz w:val="16"/>
        <w:szCs w:val="16"/>
      </w:rPr>
      <w:tab/>
    </w:r>
  </w:p>
  <w:p w14:paraId="70252529" w14:textId="77777777" w:rsidR="004D5C6A" w:rsidRPr="00203619" w:rsidRDefault="004D5C6A" w:rsidP="0085263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3D3EB" w14:textId="77777777" w:rsidR="005021F4" w:rsidRDefault="005021F4" w:rsidP="00C02AEC">
      <w:r>
        <w:separator/>
      </w:r>
    </w:p>
  </w:footnote>
  <w:footnote w:type="continuationSeparator" w:id="0">
    <w:p w14:paraId="460AB8F5" w14:textId="77777777" w:rsidR="005021F4" w:rsidRDefault="005021F4" w:rsidP="00C02AEC">
      <w:r>
        <w:continuationSeparator/>
      </w:r>
    </w:p>
  </w:footnote>
  <w:footnote w:type="continuationNotice" w:id="1">
    <w:p w14:paraId="05C8AF8D" w14:textId="77777777" w:rsidR="005021F4" w:rsidRDefault="005021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B387F9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F26448"/>
    <w:multiLevelType w:val="hybridMultilevel"/>
    <w:tmpl w:val="3ECEC34E"/>
    <w:lvl w:ilvl="0" w:tplc="08090001">
      <w:start w:val="1"/>
      <w:numFmt w:val="bullet"/>
      <w:lvlText w:val=""/>
      <w:lvlJc w:val="left"/>
      <w:pPr>
        <w:ind w:left="363" w:hanging="360"/>
      </w:pPr>
      <w:rPr>
        <w:rFonts w:ascii="Symbol" w:hAnsi="Symbol" w:hint="default"/>
      </w:rPr>
    </w:lvl>
    <w:lvl w:ilvl="1" w:tplc="08090003">
      <w:start w:val="1"/>
      <w:numFmt w:val="bullet"/>
      <w:lvlText w:val="o"/>
      <w:lvlJc w:val="left"/>
      <w:pPr>
        <w:ind w:left="1083" w:hanging="360"/>
      </w:pPr>
      <w:rPr>
        <w:rFonts w:ascii="Courier New" w:hAnsi="Courier New" w:cs="Courier New" w:hint="default"/>
      </w:rPr>
    </w:lvl>
    <w:lvl w:ilvl="2" w:tplc="08090005" w:tentative="1">
      <w:start w:val="1"/>
      <w:numFmt w:val="bullet"/>
      <w:lvlText w:val=""/>
      <w:lvlJc w:val="left"/>
      <w:pPr>
        <w:ind w:left="1803" w:hanging="360"/>
      </w:pPr>
      <w:rPr>
        <w:rFonts w:ascii="Wingdings" w:hAnsi="Wingdings" w:hint="default"/>
      </w:rPr>
    </w:lvl>
    <w:lvl w:ilvl="3" w:tplc="08090001" w:tentative="1">
      <w:start w:val="1"/>
      <w:numFmt w:val="bullet"/>
      <w:lvlText w:val=""/>
      <w:lvlJc w:val="left"/>
      <w:pPr>
        <w:ind w:left="2523" w:hanging="360"/>
      </w:pPr>
      <w:rPr>
        <w:rFonts w:ascii="Symbol" w:hAnsi="Symbol" w:hint="default"/>
      </w:rPr>
    </w:lvl>
    <w:lvl w:ilvl="4" w:tplc="08090003" w:tentative="1">
      <w:start w:val="1"/>
      <w:numFmt w:val="bullet"/>
      <w:lvlText w:val="o"/>
      <w:lvlJc w:val="left"/>
      <w:pPr>
        <w:ind w:left="3243" w:hanging="360"/>
      </w:pPr>
      <w:rPr>
        <w:rFonts w:ascii="Courier New" w:hAnsi="Courier New" w:cs="Courier New" w:hint="default"/>
      </w:rPr>
    </w:lvl>
    <w:lvl w:ilvl="5" w:tplc="08090005" w:tentative="1">
      <w:start w:val="1"/>
      <w:numFmt w:val="bullet"/>
      <w:lvlText w:val=""/>
      <w:lvlJc w:val="left"/>
      <w:pPr>
        <w:ind w:left="3963" w:hanging="360"/>
      </w:pPr>
      <w:rPr>
        <w:rFonts w:ascii="Wingdings" w:hAnsi="Wingdings" w:hint="default"/>
      </w:rPr>
    </w:lvl>
    <w:lvl w:ilvl="6" w:tplc="08090001" w:tentative="1">
      <w:start w:val="1"/>
      <w:numFmt w:val="bullet"/>
      <w:lvlText w:val=""/>
      <w:lvlJc w:val="left"/>
      <w:pPr>
        <w:ind w:left="4683" w:hanging="360"/>
      </w:pPr>
      <w:rPr>
        <w:rFonts w:ascii="Symbol" w:hAnsi="Symbol" w:hint="default"/>
      </w:rPr>
    </w:lvl>
    <w:lvl w:ilvl="7" w:tplc="08090003" w:tentative="1">
      <w:start w:val="1"/>
      <w:numFmt w:val="bullet"/>
      <w:lvlText w:val="o"/>
      <w:lvlJc w:val="left"/>
      <w:pPr>
        <w:ind w:left="5403" w:hanging="360"/>
      </w:pPr>
      <w:rPr>
        <w:rFonts w:ascii="Courier New" w:hAnsi="Courier New" w:cs="Courier New" w:hint="default"/>
      </w:rPr>
    </w:lvl>
    <w:lvl w:ilvl="8" w:tplc="08090005" w:tentative="1">
      <w:start w:val="1"/>
      <w:numFmt w:val="bullet"/>
      <w:lvlText w:val=""/>
      <w:lvlJc w:val="left"/>
      <w:pPr>
        <w:ind w:left="6123" w:hanging="360"/>
      </w:pPr>
      <w:rPr>
        <w:rFonts w:ascii="Wingdings" w:hAnsi="Wingdings" w:hint="default"/>
      </w:rPr>
    </w:lvl>
  </w:abstractNum>
  <w:abstractNum w:abstractNumId="2" w15:restartNumberingAfterBreak="0">
    <w:nsid w:val="01B7049A"/>
    <w:multiLevelType w:val="hybridMultilevel"/>
    <w:tmpl w:val="7CAAF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6A297E"/>
    <w:multiLevelType w:val="hybridMultilevel"/>
    <w:tmpl w:val="20220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9267E4"/>
    <w:multiLevelType w:val="hybridMultilevel"/>
    <w:tmpl w:val="E772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B644B"/>
    <w:multiLevelType w:val="hybridMultilevel"/>
    <w:tmpl w:val="DF44B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3624C4"/>
    <w:multiLevelType w:val="multilevel"/>
    <w:tmpl w:val="4EAEF8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A223B7"/>
    <w:multiLevelType w:val="hybridMultilevel"/>
    <w:tmpl w:val="9DECF7D0"/>
    <w:lvl w:ilvl="0" w:tplc="7EDAF8E2">
      <w:start w:val="1"/>
      <w:numFmt w:val="bullet"/>
      <w:lvlText w:val=""/>
      <w:lvlJc w:val="left"/>
      <w:pPr>
        <w:ind w:left="720" w:hanging="360"/>
      </w:pPr>
      <w:rPr>
        <w:rFonts w:ascii="Symbol" w:hAnsi="Symbol" w:hint="default"/>
      </w:rPr>
    </w:lvl>
    <w:lvl w:ilvl="1" w:tplc="9CDE742C">
      <w:start w:val="1"/>
      <w:numFmt w:val="bullet"/>
      <w:lvlText w:val="o"/>
      <w:lvlJc w:val="left"/>
      <w:pPr>
        <w:ind w:left="1440" w:hanging="360"/>
      </w:pPr>
      <w:rPr>
        <w:rFonts w:ascii="Courier New" w:hAnsi="Courier New" w:hint="default"/>
      </w:rPr>
    </w:lvl>
    <w:lvl w:ilvl="2" w:tplc="5EE4B13E">
      <w:start w:val="1"/>
      <w:numFmt w:val="bullet"/>
      <w:lvlText w:val=""/>
      <w:lvlJc w:val="left"/>
      <w:pPr>
        <w:ind w:left="2160" w:hanging="360"/>
      </w:pPr>
      <w:rPr>
        <w:rFonts w:ascii="Wingdings" w:hAnsi="Wingdings" w:hint="default"/>
      </w:rPr>
    </w:lvl>
    <w:lvl w:ilvl="3" w:tplc="352092CE">
      <w:start w:val="1"/>
      <w:numFmt w:val="bullet"/>
      <w:lvlText w:val=""/>
      <w:lvlJc w:val="left"/>
      <w:pPr>
        <w:ind w:left="2880" w:hanging="360"/>
      </w:pPr>
      <w:rPr>
        <w:rFonts w:ascii="Symbol" w:hAnsi="Symbol" w:hint="default"/>
      </w:rPr>
    </w:lvl>
    <w:lvl w:ilvl="4" w:tplc="7B084534">
      <w:start w:val="1"/>
      <w:numFmt w:val="bullet"/>
      <w:lvlText w:val="o"/>
      <w:lvlJc w:val="left"/>
      <w:pPr>
        <w:ind w:left="3600" w:hanging="360"/>
      </w:pPr>
      <w:rPr>
        <w:rFonts w:ascii="Courier New" w:hAnsi="Courier New" w:hint="default"/>
      </w:rPr>
    </w:lvl>
    <w:lvl w:ilvl="5" w:tplc="46CC72F8">
      <w:start w:val="1"/>
      <w:numFmt w:val="bullet"/>
      <w:lvlText w:val=""/>
      <w:lvlJc w:val="left"/>
      <w:pPr>
        <w:ind w:left="4320" w:hanging="360"/>
      </w:pPr>
      <w:rPr>
        <w:rFonts w:ascii="Wingdings" w:hAnsi="Wingdings" w:hint="default"/>
      </w:rPr>
    </w:lvl>
    <w:lvl w:ilvl="6" w:tplc="20049EDC">
      <w:start w:val="1"/>
      <w:numFmt w:val="bullet"/>
      <w:lvlText w:val=""/>
      <w:lvlJc w:val="left"/>
      <w:pPr>
        <w:ind w:left="5040" w:hanging="360"/>
      </w:pPr>
      <w:rPr>
        <w:rFonts w:ascii="Symbol" w:hAnsi="Symbol" w:hint="default"/>
      </w:rPr>
    </w:lvl>
    <w:lvl w:ilvl="7" w:tplc="E990E550">
      <w:start w:val="1"/>
      <w:numFmt w:val="bullet"/>
      <w:lvlText w:val="o"/>
      <w:lvlJc w:val="left"/>
      <w:pPr>
        <w:ind w:left="5760" w:hanging="360"/>
      </w:pPr>
      <w:rPr>
        <w:rFonts w:ascii="Courier New" w:hAnsi="Courier New" w:hint="default"/>
      </w:rPr>
    </w:lvl>
    <w:lvl w:ilvl="8" w:tplc="D08C41D0">
      <w:start w:val="1"/>
      <w:numFmt w:val="bullet"/>
      <w:lvlText w:val=""/>
      <w:lvlJc w:val="left"/>
      <w:pPr>
        <w:ind w:left="6480" w:hanging="360"/>
      </w:pPr>
      <w:rPr>
        <w:rFonts w:ascii="Wingdings" w:hAnsi="Wingdings" w:hint="default"/>
      </w:rPr>
    </w:lvl>
  </w:abstractNum>
  <w:abstractNum w:abstractNumId="8" w15:restartNumberingAfterBreak="0">
    <w:nsid w:val="35885987"/>
    <w:multiLevelType w:val="multilevel"/>
    <w:tmpl w:val="3D3ED8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BCE7D15"/>
    <w:multiLevelType w:val="hybridMultilevel"/>
    <w:tmpl w:val="A51CD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9A6CA5"/>
    <w:multiLevelType w:val="multilevel"/>
    <w:tmpl w:val="7EFAB8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961149"/>
    <w:multiLevelType w:val="hybridMultilevel"/>
    <w:tmpl w:val="DE5AA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563C45"/>
    <w:multiLevelType w:val="hybridMultilevel"/>
    <w:tmpl w:val="E304B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7E0B6C"/>
    <w:multiLevelType w:val="hybridMultilevel"/>
    <w:tmpl w:val="D750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44F93"/>
    <w:multiLevelType w:val="hybridMultilevel"/>
    <w:tmpl w:val="127EC10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452C0D"/>
    <w:multiLevelType w:val="hybridMultilevel"/>
    <w:tmpl w:val="18FE1E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B50B75"/>
    <w:multiLevelType w:val="hybridMultilevel"/>
    <w:tmpl w:val="728027DA"/>
    <w:lvl w:ilvl="0" w:tplc="5E8EF95C">
      <w:start w:val="1"/>
      <w:numFmt w:val="bullet"/>
      <w:lvlText w:val=""/>
      <w:lvlJc w:val="left"/>
      <w:pPr>
        <w:ind w:left="720" w:hanging="360"/>
      </w:pPr>
      <w:rPr>
        <w:rFonts w:ascii="Symbol" w:hAnsi="Symbol" w:hint="default"/>
      </w:rPr>
    </w:lvl>
    <w:lvl w:ilvl="1" w:tplc="08A642C2">
      <w:start w:val="1"/>
      <w:numFmt w:val="bullet"/>
      <w:lvlText w:val="o"/>
      <w:lvlJc w:val="left"/>
      <w:pPr>
        <w:ind w:left="1440" w:hanging="360"/>
      </w:pPr>
      <w:rPr>
        <w:rFonts w:ascii="Courier New" w:hAnsi="Courier New" w:hint="default"/>
      </w:rPr>
    </w:lvl>
    <w:lvl w:ilvl="2" w:tplc="9EF6DD50">
      <w:start w:val="1"/>
      <w:numFmt w:val="bullet"/>
      <w:lvlText w:val=""/>
      <w:lvlJc w:val="left"/>
      <w:pPr>
        <w:ind w:left="2160" w:hanging="360"/>
      </w:pPr>
      <w:rPr>
        <w:rFonts w:ascii="Wingdings" w:hAnsi="Wingdings" w:hint="default"/>
      </w:rPr>
    </w:lvl>
    <w:lvl w:ilvl="3" w:tplc="F6AE380A">
      <w:start w:val="1"/>
      <w:numFmt w:val="bullet"/>
      <w:lvlText w:val=""/>
      <w:lvlJc w:val="left"/>
      <w:pPr>
        <w:ind w:left="2880" w:hanging="360"/>
      </w:pPr>
      <w:rPr>
        <w:rFonts w:ascii="Symbol" w:hAnsi="Symbol" w:hint="default"/>
      </w:rPr>
    </w:lvl>
    <w:lvl w:ilvl="4" w:tplc="67C4288C">
      <w:start w:val="1"/>
      <w:numFmt w:val="bullet"/>
      <w:lvlText w:val="o"/>
      <w:lvlJc w:val="left"/>
      <w:pPr>
        <w:ind w:left="3600" w:hanging="360"/>
      </w:pPr>
      <w:rPr>
        <w:rFonts w:ascii="Courier New" w:hAnsi="Courier New" w:hint="default"/>
      </w:rPr>
    </w:lvl>
    <w:lvl w:ilvl="5" w:tplc="F934F7B2">
      <w:start w:val="1"/>
      <w:numFmt w:val="bullet"/>
      <w:lvlText w:val=""/>
      <w:lvlJc w:val="left"/>
      <w:pPr>
        <w:ind w:left="4320" w:hanging="360"/>
      </w:pPr>
      <w:rPr>
        <w:rFonts w:ascii="Wingdings" w:hAnsi="Wingdings" w:hint="default"/>
      </w:rPr>
    </w:lvl>
    <w:lvl w:ilvl="6" w:tplc="F10AC090">
      <w:start w:val="1"/>
      <w:numFmt w:val="bullet"/>
      <w:lvlText w:val=""/>
      <w:lvlJc w:val="left"/>
      <w:pPr>
        <w:ind w:left="5040" w:hanging="360"/>
      </w:pPr>
      <w:rPr>
        <w:rFonts w:ascii="Symbol" w:hAnsi="Symbol" w:hint="default"/>
      </w:rPr>
    </w:lvl>
    <w:lvl w:ilvl="7" w:tplc="F5B0229C">
      <w:start w:val="1"/>
      <w:numFmt w:val="bullet"/>
      <w:lvlText w:val="o"/>
      <w:lvlJc w:val="left"/>
      <w:pPr>
        <w:ind w:left="5760" w:hanging="360"/>
      </w:pPr>
      <w:rPr>
        <w:rFonts w:ascii="Courier New" w:hAnsi="Courier New" w:hint="default"/>
      </w:rPr>
    </w:lvl>
    <w:lvl w:ilvl="8" w:tplc="308E3286">
      <w:start w:val="1"/>
      <w:numFmt w:val="bullet"/>
      <w:lvlText w:val=""/>
      <w:lvlJc w:val="left"/>
      <w:pPr>
        <w:ind w:left="6480" w:hanging="360"/>
      </w:pPr>
      <w:rPr>
        <w:rFonts w:ascii="Wingdings" w:hAnsi="Wingdings" w:hint="default"/>
      </w:rPr>
    </w:lvl>
  </w:abstractNum>
  <w:abstractNum w:abstractNumId="17" w15:restartNumberingAfterBreak="0">
    <w:nsid w:val="5BC02BF3"/>
    <w:multiLevelType w:val="hybridMultilevel"/>
    <w:tmpl w:val="6EA2D36E"/>
    <w:lvl w:ilvl="0" w:tplc="9C84EF6C">
      <w:start w:val="1"/>
      <w:numFmt w:val="bullet"/>
      <w:lvlText w:val="·"/>
      <w:lvlJc w:val="left"/>
      <w:pPr>
        <w:ind w:left="720" w:hanging="360"/>
      </w:pPr>
      <w:rPr>
        <w:rFonts w:ascii="Symbol" w:hAnsi="Symbol" w:hint="default"/>
      </w:rPr>
    </w:lvl>
    <w:lvl w:ilvl="1" w:tplc="8990B976">
      <w:start w:val="1"/>
      <w:numFmt w:val="bullet"/>
      <w:lvlText w:val="o"/>
      <w:lvlJc w:val="left"/>
      <w:pPr>
        <w:ind w:left="1440" w:hanging="360"/>
      </w:pPr>
      <w:rPr>
        <w:rFonts w:ascii="Courier New" w:hAnsi="Courier New" w:hint="default"/>
      </w:rPr>
    </w:lvl>
    <w:lvl w:ilvl="2" w:tplc="8C925158">
      <w:start w:val="1"/>
      <w:numFmt w:val="bullet"/>
      <w:lvlText w:val=""/>
      <w:lvlJc w:val="left"/>
      <w:pPr>
        <w:ind w:left="2160" w:hanging="360"/>
      </w:pPr>
      <w:rPr>
        <w:rFonts w:ascii="Wingdings" w:hAnsi="Wingdings" w:hint="default"/>
      </w:rPr>
    </w:lvl>
    <w:lvl w:ilvl="3" w:tplc="1F464AB0">
      <w:start w:val="1"/>
      <w:numFmt w:val="bullet"/>
      <w:lvlText w:val=""/>
      <w:lvlJc w:val="left"/>
      <w:pPr>
        <w:ind w:left="2880" w:hanging="360"/>
      </w:pPr>
      <w:rPr>
        <w:rFonts w:ascii="Symbol" w:hAnsi="Symbol" w:hint="default"/>
      </w:rPr>
    </w:lvl>
    <w:lvl w:ilvl="4" w:tplc="D6E22358">
      <w:start w:val="1"/>
      <w:numFmt w:val="bullet"/>
      <w:lvlText w:val="o"/>
      <w:lvlJc w:val="left"/>
      <w:pPr>
        <w:ind w:left="3600" w:hanging="360"/>
      </w:pPr>
      <w:rPr>
        <w:rFonts w:ascii="Courier New" w:hAnsi="Courier New" w:hint="default"/>
      </w:rPr>
    </w:lvl>
    <w:lvl w:ilvl="5" w:tplc="5CB287E0">
      <w:start w:val="1"/>
      <w:numFmt w:val="bullet"/>
      <w:lvlText w:val=""/>
      <w:lvlJc w:val="left"/>
      <w:pPr>
        <w:ind w:left="4320" w:hanging="360"/>
      </w:pPr>
      <w:rPr>
        <w:rFonts w:ascii="Wingdings" w:hAnsi="Wingdings" w:hint="default"/>
      </w:rPr>
    </w:lvl>
    <w:lvl w:ilvl="6" w:tplc="24BCA550">
      <w:start w:val="1"/>
      <w:numFmt w:val="bullet"/>
      <w:lvlText w:val=""/>
      <w:lvlJc w:val="left"/>
      <w:pPr>
        <w:ind w:left="5040" w:hanging="360"/>
      </w:pPr>
      <w:rPr>
        <w:rFonts w:ascii="Symbol" w:hAnsi="Symbol" w:hint="default"/>
      </w:rPr>
    </w:lvl>
    <w:lvl w:ilvl="7" w:tplc="9B48989E">
      <w:start w:val="1"/>
      <w:numFmt w:val="bullet"/>
      <w:lvlText w:val="o"/>
      <w:lvlJc w:val="left"/>
      <w:pPr>
        <w:ind w:left="5760" w:hanging="360"/>
      </w:pPr>
      <w:rPr>
        <w:rFonts w:ascii="Courier New" w:hAnsi="Courier New" w:hint="default"/>
      </w:rPr>
    </w:lvl>
    <w:lvl w:ilvl="8" w:tplc="8BA6FE6C">
      <w:start w:val="1"/>
      <w:numFmt w:val="bullet"/>
      <w:lvlText w:val=""/>
      <w:lvlJc w:val="left"/>
      <w:pPr>
        <w:ind w:left="6480" w:hanging="360"/>
      </w:pPr>
      <w:rPr>
        <w:rFonts w:ascii="Wingdings" w:hAnsi="Wingdings" w:hint="default"/>
      </w:rPr>
    </w:lvl>
  </w:abstractNum>
  <w:abstractNum w:abstractNumId="18" w15:restartNumberingAfterBreak="0">
    <w:nsid w:val="5D195199"/>
    <w:multiLevelType w:val="hybridMultilevel"/>
    <w:tmpl w:val="BC4C4CCC"/>
    <w:lvl w:ilvl="0" w:tplc="63309560">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9F9A6E5E">
      <w:numFmt w:val="bullet"/>
      <w:lvlText w:val="•"/>
      <w:lvlJc w:val="left"/>
      <w:pPr>
        <w:ind w:left="3648" w:hanging="1128"/>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AC6BD9"/>
    <w:multiLevelType w:val="hybridMultilevel"/>
    <w:tmpl w:val="5C24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514EB"/>
    <w:multiLevelType w:val="hybridMultilevel"/>
    <w:tmpl w:val="F8E87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5452D7"/>
    <w:multiLevelType w:val="hybridMultilevel"/>
    <w:tmpl w:val="59301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717E86"/>
    <w:multiLevelType w:val="hybridMultilevel"/>
    <w:tmpl w:val="37807598"/>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3" w15:restartNumberingAfterBreak="0">
    <w:nsid w:val="6FE166DC"/>
    <w:multiLevelType w:val="hybridMultilevel"/>
    <w:tmpl w:val="C60E8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EF54CF"/>
    <w:multiLevelType w:val="hybridMultilevel"/>
    <w:tmpl w:val="8A86B89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5" w15:restartNumberingAfterBreak="0">
    <w:nsid w:val="75D23F74"/>
    <w:multiLevelType w:val="hybridMultilevel"/>
    <w:tmpl w:val="2EF2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30EAC"/>
    <w:multiLevelType w:val="hybridMultilevel"/>
    <w:tmpl w:val="13D06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2863A5"/>
    <w:multiLevelType w:val="hybridMultilevel"/>
    <w:tmpl w:val="F7CA9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F632CF"/>
    <w:multiLevelType w:val="hybridMultilevel"/>
    <w:tmpl w:val="C1BE3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0"/>
  </w:num>
  <w:num w:numId="4">
    <w:abstractNumId w:val="18"/>
  </w:num>
  <w:num w:numId="5">
    <w:abstractNumId w:val="3"/>
  </w:num>
  <w:num w:numId="6">
    <w:abstractNumId w:val="1"/>
  </w:num>
  <w:num w:numId="7">
    <w:abstractNumId w:val="24"/>
  </w:num>
  <w:num w:numId="8">
    <w:abstractNumId w:val="20"/>
  </w:num>
  <w:num w:numId="9">
    <w:abstractNumId w:val="22"/>
  </w:num>
  <w:num w:numId="10">
    <w:abstractNumId w:val="2"/>
  </w:num>
  <w:num w:numId="11">
    <w:abstractNumId w:val="8"/>
  </w:num>
  <w:num w:numId="12">
    <w:abstractNumId w:val="14"/>
  </w:num>
  <w:num w:numId="13">
    <w:abstractNumId w:val="11"/>
  </w:num>
  <w:num w:numId="14">
    <w:abstractNumId w:val="8"/>
  </w:num>
  <w:num w:numId="15">
    <w:abstractNumId w:val="15"/>
  </w:num>
  <w:num w:numId="16">
    <w:abstractNumId w:val="21"/>
  </w:num>
  <w:num w:numId="17">
    <w:abstractNumId w:val="23"/>
  </w:num>
  <w:num w:numId="18">
    <w:abstractNumId w:val="27"/>
  </w:num>
  <w:num w:numId="19">
    <w:abstractNumId w:val="28"/>
  </w:num>
  <w:num w:numId="20">
    <w:abstractNumId w:val="9"/>
  </w:num>
  <w:num w:numId="21">
    <w:abstractNumId w:val="12"/>
  </w:num>
  <w:num w:numId="22">
    <w:abstractNumId w:val="26"/>
  </w:num>
  <w:num w:numId="23">
    <w:abstractNumId w:val="8"/>
  </w:num>
  <w:num w:numId="24">
    <w:abstractNumId w:val="5"/>
  </w:num>
  <w:num w:numId="25">
    <w:abstractNumId w:val="4"/>
  </w:num>
  <w:num w:numId="26">
    <w:abstractNumId w:val="6"/>
  </w:num>
  <w:num w:numId="27">
    <w:abstractNumId w:val="10"/>
  </w:num>
  <w:num w:numId="28">
    <w:abstractNumId w:val="13"/>
  </w:num>
  <w:num w:numId="29">
    <w:abstractNumId w:val="19"/>
  </w:num>
  <w:num w:numId="30">
    <w:abstractNumId w:val="16"/>
  </w:num>
  <w:num w:numId="31">
    <w:abstractNumId w:val="2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nland, Chris">
    <w15:presenceInfo w15:providerId="AD" w15:userId="S::krls737@astrazeneca.net::7db9bf57-ff26-437c-a64f-13eaa3d8c5f0"/>
  </w15:person>
  <w15:person w15:author="Fedoryczuk, Jim (Turnberry)">
    <w15:presenceInfo w15:providerId="AD" w15:userId="S::kjmp849@astrazeneca.net::61f33a27-dcce-460f-8a52-432b1c921bcc"/>
  </w15:person>
  <w15:person w15:author="Subramanian, Sivasamy">
    <w15:presenceInfo w15:providerId="AD" w15:userId="S::kdtp599@astrazeneca.net::56ae2669-00c0-4dee-b616-1dd58f0024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trackRevisions/>
  <w:doNotTrackFormatting/>
  <w:styleLockTheme/>
  <w:styleLockQFSet/>
  <w:defaultTabStop w:val="1134"/>
  <w:hyphenationZone w:val="425"/>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8D6"/>
    <w:rsid w:val="000000AA"/>
    <w:rsid w:val="00000AA0"/>
    <w:rsid w:val="00000AA3"/>
    <w:rsid w:val="00001443"/>
    <w:rsid w:val="0000192A"/>
    <w:rsid w:val="0000234F"/>
    <w:rsid w:val="00002446"/>
    <w:rsid w:val="00002AEB"/>
    <w:rsid w:val="00002AF5"/>
    <w:rsid w:val="00002DE4"/>
    <w:rsid w:val="000030D0"/>
    <w:rsid w:val="00003AA6"/>
    <w:rsid w:val="00003B55"/>
    <w:rsid w:val="00003F70"/>
    <w:rsid w:val="00003FBC"/>
    <w:rsid w:val="000041F3"/>
    <w:rsid w:val="0000425E"/>
    <w:rsid w:val="00004616"/>
    <w:rsid w:val="00004685"/>
    <w:rsid w:val="00004E84"/>
    <w:rsid w:val="00005258"/>
    <w:rsid w:val="00005681"/>
    <w:rsid w:val="00005809"/>
    <w:rsid w:val="000060CE"/>
    <w:rsid w:val="0000650E"/>
    <w:rsid w:val="0000733E"/>
    <w:rsid w:val="00007F49"/>
    <w:rsid w:val="0001035B"/>
    <w:rsid w:val="00010D63"/>
    <w:rsid w:val="000110A5"/>
    <w:rsid w:val="00011210"/>
    <w:rsid w:val="0001122A"/>
    <w:rsid w:val="000116BC"/>
    <w:rsid w:val="000119D7"/>
    <w:rsid w:val="00011C20"/>
    <w:rsid w:val="00012143"/>
    <w:rsid w:val="00012435"/>
    <w:rsid w:val="000125A8"/>
    <w:rsid w:val="000125B5"/>
    <w:rsid w:val="00012693"/>
    <w:rsid w:val="00012794"/>
    <w:rsid w:val="0001399C"/>
    <w:rsid w:val="00013AAA"/>
    <w:rsid w:val="00013BC7"/>
    <w:rsid w:val="00013E64"/>
    <w:rsid w:val="0001400E"/>
    <w:rsid w:val="0001425F"/>
    <w:rsid w:val="00014BEF"/>
    <w:rsid w:val="0001574F"/>
    <w:rsid w:val="00015DDD"/>
    <w:rsid w:val="0001627E"/>
    <w:rsid w:val="0001640E"/>
    <w:rsid w:val="000168DF"/>
    <w:rsid w:val="000174BC"/>
    <w:rsid w:val="0001780E"/>
    <w:rsid w:val="000207CB"/>
    <w:rsid w:val="00021205"/>
    <w:rsid w:val="00021447"/>
    <w:rsid w:val="00021F66"/>
    <w:rsid w:val="00022D6C"/>
    <w:rsid w:val="00022E95"/>
    <w:rsid w:val="00022F38"/>
    <w:rsid w:val="000237CB"/>
    <w:rsid w:val="000238F0"/>
    <w:rsid w:val="00024310"/>
    <w:rsid w:val="00024365"/>
    <w:rsid w:val="00024540"/>
    <w:rsid w:val="00024663"/>
    <w:rsid w:val="000247B9"/>
    <w:rsid w:val="000248A6"/>
    <w:rsid w:val="00024C72"/>
    <w:rsid w:val="00025664"/>
    <w:rsid w:val="00025D92"/>
    <w:rsid w:val="000262A8"/>
    <w:rsid w:val="00026337"/>
    <w:rsid w:val="00026B38"/>
    <w:rsid w:val="000270F5"/>
    <w:rsid w:val="00027DF3"/>
    <w:rsid w:val="00027E1B"/>
    <w:rsid w:val="000300E2"/>
    <w:rsid w:val="00031144"/>
    <w:rsid w:val="0003137D"/>
    <w:rsid w:val="00031761"/>
    <w:rsid w:val="000317A7"/>
    <w:rsid w:val="00031B3A"/>
    <w:rsid w:val="0003232D"/>
    <w:rsid w:val="00032563"/>
    <w:rsid w:val="000328DE"/>
    <w:rsid w:val="00032AFD"/>
    <w:rsid w:val="00033355"/>
    <w:rsid w:val="00033462"/>
    <w:rsid w:val="00033814"/>
    <w:rsid w:val="0003405A"/>
    <w:rsid w:val="00034070"/>
    <w:rsid w:val="00034515"/>
    <w:rsid w:val="00034F52"/>
    <w:rsid w:val="00035387"/>
    <w:rsid w:val="00035A6D"/>
    <w:rsid w:val="00035DA5"/>
    <w:rsid w:val="00035DC9"/>
    <w:rsid w:val="00035EF5"/>
    <w:rsid w:val="0003673B"/>
    <w:rsid w:val="00036EBE"/>
    <w:rsid w:val="00036F83"/>
    <w:rsid w:val="00037574"/>
    <w:rsid w:val="0003781C"/>
    <w:rsid w:val="00037A1D"/>
    <w:rsid w:val="00037D53"/>
    <w:rsid w:val="00040060"/>
    <w:rsid w:val="00040209"/>
    <w:rsid w:val="000406E4"/>
    <w:rsid w:val="00040CCE"/>
    <w:rsid w:val="00041983"/>
    <w:rsid w:val="000419AA"/>
    <w:rsid w:val="00041C01"/>
    <w:rsid w:val="00041C12"/>
    <w:rsid w:val="00041E8A"/>
    <w:rsid w:val="00041FE4"/>
    <w:rsid w:val="00042017"/>
    <w:rsid w:val="00042324"/>
    <w:rsid w:val="00042762"/>
    <w:rsid w:val="0004289E"/>
    <w:rsid w:val="00042B25"/>
    <w:rsid w:val="00042F92"/>
    <w:rsid w:val="00042FCB"/>
    <w:rsid w:val="00043AD3"/>
    <w:rsid w:val="00043B54"/>
    <w:rsid w:val="00043D5D"/>
    <w:rsid w:val="00043EC0"/>
    <w:rsid w:val="000441A6"/>
    <w:rsid w:val="000449F0"/>
    <w:rsid w:val="000450F0"/>
    <w:rsid w:val="0004511C"/>
    <w:rsid w:val="0004536E"/>
    <w:rsid w:val="000457CE"/>
    <w:rsid w:val="000457DC"/>
    <w:rsid w:val="00045C4A"/>
    <w:rsid w:val="00045C4D"/>
    <w:rsid w:val="00045C9D"/>
    <w:rsid w:val="000462C4"/>
    <w:rsid w:val="00046305"/>
    <w:rsid w:val="0004652A"/>
    <w:rsid w:val="00047216"/>
    <w:rsid w:val="000472F8"/>
    <w:rsid w:val="000500C7"/>
    <w:rsid w:val="00050FD4"/>
    <w:rsid w:val="00051A96"/>
    <w:rsid w:val="00051B42"/>
    <w:rsid w:val="00051E75"/>
    <w:rsid w:val="0005207D"/>
    <w:rsid w:val="000521AB"/>
    <w:rsid w:val="0005264B"/>
    <w:rsid w:val="0005266A"/>
    <w:rsid w:val="000528BF"/>
    <w:rsid w:val="00052DF1"/>
    <w:rsid w:val="00053858"/>
    <w:rsid w:val="0005417B"/>
    <w:rsid w:val="000546C6"/>
    <w:rsid w:val="00055083"/>
    <w:rsid w:val="0005518D"/>
    <w:rsid w:val="00055951"/>
    <w:rsid w:val="00055ACF"/>
    <w:rsid w:val="00055B23"/>
    <w:rsid w:val="00055C8E"/>
    <w:rsid w:val="00055D27"/>
    <w:rsid w:val="00056013"/>
    <w:rsid w:val="000562CD"/>
    <w:rsid w:val="000564B8"/>
    <w:rsid w:val="00056730"/>
    <w:rsid w:val="000568C3"/>
    <w:rsid w:val="0005753E"/>
    <w:rsid w:val="00057663"/>
    <w:rsid w:val="00057783"/>
    <w:rsid w:val="00057AA6"/>
    <w:rsid w:val="00057BE4"/>
    <w:rsid w:val="00060081"/>
    <w:rsid w:val="00060324"/>
    <w:rsid w:val="000605A8"/>
    <w:rsid w:val="00060BC8"/>
    <w:rsid w:val="00061231"/>
    <w:rsid w:val="00061660"/>
    <w:rsid w:val="00062065"/>
    <w:rsid w:val="00062326"/>
    <w:rsid w:val="000625AF"/>
    <w:rsid w:val="0006262E"/>
    <w:rsid w:val="00062808"/>
    <w:rsid w:val="00062829"/>
    <w:rsid w:val="00062BD0"/>
    <w:rsid w:val="0006333F"/>
    <w:rsid w:val="00063632"/>
    <w:rsid w:val="00063AB7"/>
    <w:rsid w:val="00063D32"/>
    <w:rsid w:val="00064615"/>
    <w:rsid w:val="00064CAA"/>
    <w:rsid w:val="000652F8"/>
    <w:rsid w:val="00065706"/>
    <w:rsid w:val="000659F0"/>
    <w:rsid w:val="00066242"/>
    <w:rsid w:val="0006691F"/>
    <w:rsid w:val="0006706C"/>
    <w:rsid w:val="0006766C"/>
    <w:rsid w:val="00067E18"/>
    <w:rsid w:val="000706EA"/>
    <w:rsid w:val="000717F9"/>
    <w:rsid w:val="00071BDF"/>
    <w:rsid w:val="000720CC"/>
    <w:rsid w:val="0007279B"/>
    <w:rsid w:val="00072AD2"/>
    <w:rsid w:val="00072E79"/>
    <w:rsid w:val="00072FD4"/>
    <w:rsid w:val="00073184"/>
    <w:rsid w:val="00073638"/>
    <w:rsid w:val="00073C7D"/>
    <w:rsid w:val="00074152"/>
    <w:rsid w:val="000744E3"/>
    <w:rsid w:val="000749BF"/>
    <w:rsid w:val="00075B07"/>
    <w:rsid w:val="00075BFD"/>
    <w:rsid w:val="00075CAA"/>
    <w:rsid w:val="0007661B"/>
    <w:rsid w:val="000766A3"/>
    <w:rsid w:val="00076761"/>
    <w:rsid w:val="000767E6"/>
    <w:rsid w:val="00076828"/>
    <w:rsid w:val="00076A3D"/>
    <w:rsid w:val="00076E74"/>
    <w:rsid w:val="0007710A"/>
    <w:rsid w:val="0007710D"/>
    <w:rsid w:val="0007714E"/>
    <w:rsid w:val="0007744B"/>
    <w:rsid w:val="000775D3"/>
    <w:rsid w:val="0007764D"/>
    <w:rsid w:val="000803AB"/>
    <w:rsid w:val="000805FC"/>
    <w:rsid w:val="00080716"/>
    <w:rsid w:val="00081AC3"/>
    <w:rsid w:val="00081CAB"/>
    <w:rsid w:val="00081FF0"/>
    <w:rsid w:val="00082326"/>
    <w:rsid w:val="000829EA"/>
    <w:rsid w:val="00082C06"/>
    <w:rsid w:val="0008345A"/>
    <w:rsid w:val="00083730"/>
    <w:rsid w:val="00083A25"/>
    <w:rsid w:val="00083BEE"/>
    <w:rsid w:val="00083E1E"/>
    <w:rsid w:val="000844F1"/>
    <w:rsid w:val="0008459B"/>
    <w:rsid w:val="00084826"/>
    <w:rsid w:val="00085123"/>
    <w:rsid w:val="000857E4"/>
    <w:rsid w:val="00085814"/>
    <w:rsid w:val="00085B19"/>
    <w:rsid w:val="00085B2C"/>
    <w:rsid w:val="00085C94"/>
    <w:rsid w:val="00086133"/>
    <w:rsid w:val="000863A7"/>
    <w:rsid w:val="00086441"/>
    <w:rsid w:val="0008680B"/>
    <w:rsid w:val="00086890"/>
    <w:rsid w:val="00086E5A"/>
    <w:rsid w:val="00087061"/>
    <w:rsid w:val="00087254"/>
    <w:rsid w:val="00087549"/>
    <w:rsid w:val="000878C6"/>
    <w:rsid w:val="000879D2"/>
    <w:rsid w:val="00087CC9"/>
    <w:rsid w:val="00087E16"/>
    <w:rsid w:val="00087E1B"/>
    <w:rsid w:val="00090070"/>
    <w:rsid w:val="0009040B"/>
    <w:rsid w:val="00090BFE"/>
    <w:rsid w:val="00090DDA"/>
    <w:rsid w:val="00090EAE"/>
    <w:rsid w:val="00091A28"/>
    <w:rsid w:val="00091D3A"/>
    <w:rsid w:val="00092053"/>
    <w:rsid w:val="00092B38"/>
    <w:rsid w:val="000930AA"/>
    <w:rsid w:val="000930FF"/>
    <w:rsid w:val="000935CA"/>
    <w:rsid w:val="00093BA1"/>
    <w:rsid w:val="0009478E"/>
    <w:rsid w:val="000947EB"/>
    <w:rsid w:val="00094925"/>
    <w:rsid w:val="00094B3D"/>
    <w:rsid w:val="000957C5"/>
    <w:rsid w:val="00095BD4"/>
    <w:rsid w:val="00095BE9"/>
    <w:rsid w:val="00095C16"/>
    <w:rsid w:val="00095C3F"/>
    <w:rsid w:val="00095D2E"/>
    <w:rsid w:val="00095DDA"/>
    <w:rsid w:val="00096181"/>
    <w:rsid w:val="000967BA"/>
    <w:rsid w:val="00096AC2"/>
    <w:rsid w:val="00097254"/>
    <w:rsid w:val="0009791E"/>
    <w:rsid w:val="00097C28"/>
    <w:rsid w:val="00097C47"/>
    <w:rsid w:val="00097EB9"/>
    <w:rsid w:val="000A00E1"/>
    <w:rsid w:val="000A084D"/>
    <w:rsid w:val="000A0AF2"/>
    <w:rsid w:val="000A1022"/>
    <w:rsid w:val="000A13C4"/>
    <w:rsid w:val="000A187C"/>
    <w:rsid w:val="000A1E57"/>
    <w:rsid w:val="000A1EF2"/>
    <w:rsid w:val="000A2508"/>
    <w:rsid w:val="000A26C5"/>
    <w:rsid w:val="000A26E9"/>
    <w:rsid w:val="000A2876"/>
    <w:rsid w:val="000A2D32"/>
    <w:rsid w:val="000A33AD"/>
    <w:rsid w:val="000A3656"/>
    <w:rsid w:val="000A3764"/>
    <w:rsid w:val="000A3BB7"/>
    <w:rsid w:val="000A4389"/>
    <w:rsid w:val="000A4566"/>
    <w:rsid w:val="000A48DA"/>
    <w:rsid w:val="000A4EB6"/>
    <w:rsid w:val="000A51DE"/>
    <w:rsid w:val="000A5364"/>
    <w:rsid w:val="000A578D"/>
    <w:rsid w:val="000A5B6D"/>
    <w:rsid w:val="000A64D7"/>
    <w:rsid w:val="000A6669"/>
    <w:rsid w:val="000A6780"/>
    <w:rsid w:val="000A77FE"/>
    <w:rsid w:val="000A7941"/>
    <w:rsid w:val="000B0375"/>
    <w:rsid w:val="000B1266"/>
    <w:rsid w:val="000B14FD"/>
    <w:rsid w:val="000B16E2"/>
    <w:rsid w:val="000B18E4"/>
    <w:rsid w:val="000B1AA6"/>
    <w:rsid w:val="000B1E7D"/>
    <w:rsid w:val="000B25BA"/>
    <w:rsid w:val="000B282F"/>
    <w:rsid w:val="000B2AD9"/>
    <w:rsid w:val="000B34DD"/>
    <w:rsid w:val="000B376E"/>
    <w:rsid w:val="000B39AC"/>
    <w:rsid w:val="000B4719"/>
    <w:rsid w:val="000B47E6"/>
    <w:rsid w:val="000B4EDE"/>
    <w:rsid w:val="000B4F90"/>
    <w:rsid w:val="000B5157"/>
    <w:rsid w:val="000B5867"/>
    <w:rsid w:val="000B5F66"/>
    <w:rsid w:val="000B5FF0"/>
    <w:rsid w:val="000B65BA"/>
    <w:rsid w:val="000B7126"/>
    <w:rsid w:val="000B7523"/>
    <w:rsid w:val="000B7A9E"/>
    <w:rsid w:val="000B7B2A"/>
    <w:rsid w:val="000B7C9A"/>
    <w:rsid w:val="000B7D63"/>
    <w:rsid w:val="000B7FE3"/>
    <w:rsid w:val="000B7FF3"/>
    <w:rsid w:val="000C0364"/>
    <w:rsid w:val="000C10BE"/>
    <w:rsid w:val="000C2301"/>
    <w:rsid w:val="000C27EE"/>
    <w:rsid w:val="000C2863"/>
    <w:rsid w:val="000C2C2B"/>
    <w:rsid w:val="000C2CC6"/>
    <w:rsid w:val="000C343D"/>
    <w:rsid w:val="000C3B89"/>
    <w:rsid w:val="000C3D35"/>
    <w:rsid w:val="000C3FAD"/>
    <w:rsid w:val="000C42C9"/>
    <w:rsid w:val="000C49DB"/>
    <w:rsid w:val="000C4B6B"/>
    <w:rsid w:val="000C4D28"/>
    <w:rsid w:val="000C57F1"/>
    <w:rsid w:val="000C610C"/>
    <w:rsid w:val="000C617F"/>
    <w:rsid w:val="000C6521"/>
    <w:rsid w:val="000C6723"/>
    <w:rsid w:val="000C6CFC"/>
    <w:rsid w:val="000C6E18"/>
    <w:rsid w:val="000C6F5B"/>
    <w:rsid w:val="000C719D"/>
    <w:rsid w:val="000C7E72"/>
    <w:rsid w:val="000C7EE1"/>
    <w:rsid w:val="000D009C"/>
    <w:rsid w:val="000D0111"/>
    <w:rsid w:val="000D062E"/>
    <w:rsid w:val="000D1079"/>
    <w:rsid w:val="000D113A"/>
    <w:rsid w:val="000D1380"/>
    <w:rsid w:val="000D182A"/>
    <w:rsid w:val="000D214F"/>
    <w:rsid w:val="000D273A"/>
    <w:rsid w:val="000D2850"/>
    <w:rsid w:val="000D3147"/>
    <w:rsid w:val="000D3D5A"/>
    <w:rsid w:val="000D45FA"/>
    <w:rsid w:val="000D4A1B"/>
    <w:rsid w:val="000D4A58"/>
    <w:rsid w:val="000D5240"/>
    <w:rsid w:val="000D5308"/>
    <w:rsid w:val="000D5966"/>
    <w:rsid w:val="000D5E7D"/>
    <w:rsid w:val="000D5FB1"/>
    <w:rsid w:val="000D642E"/>
    <w:rsid w:val="000D6517"/>
    <w:rsid w:val="000D683F"/>
    <w:rsid w:val="000D6ACD"/>
    <w:rsid w:val="000D6F3E"/>
    <w:rsid w:val="000D7573"/>
    <w:rsid w:val="000D799C"/>
    <w:rsid w:val="000D7B6C"/>
    <w:rsid w:val="000E081D"/>
    <w:rsid w:val="000E0845"/>
    <w:rsid w:val="000E0A4D"/>
    <w:rsid w:val="000E0B7E"/>
    <w:rsid w:val="000E0C47"/>
    <w:rsid w:val="000E0FB1"/>
    <w:rsid w:val="000E18CE"/>
    <w:rsid w:val="000E1AFC"/>
    <w:rsid w:val="000E1B33"/>
    <w:rsid w:val="000E1F42"/>
    <w:rsid w:val="000E2295"/>
    <w:rsid w:val="000E250B"/>
    <w:rsid w:val="000E277C"/>
    <w:rsid w:val="000E2A82"/>
    <w:rsid w:val="000E3557"/>
    <w:rsid w:val="000E366C"/>
    <w:rsid w:val="000E446A"/>
    <w:rsid w:val="000E544A"/>
    <w:rsid w:val="000E5565"/>
    <w:rsid w:val="000E5C4C"/>
    <w:rsid w:val="000E613C"/>
    <w:rsid w:val="000E671C"/>
    <w:rsid w:val="000E6EFD"/>
    <w:rsid w:val="000E71C9"/>
    <w:rsid w:val="000E72F2"/>
    <w:rsid w:val="000E738F"/>
    <w:rsid w:val="000E766F"/>
    <w:rsid w:val="000E7E8A"/>
    <w:rsid w:val="000F04CC"/>
    <w:rsid w:val="000F0A69"/>
    <w:rsid w:val="000F1186"/>
    <w:rsid w:val="000F11C8"/>
    <w:rsid w:val="000F1942"/>
    <w:rsid w:val="000F1E0E"/>
    <w:rsid w:val="000F1F32"/>
    <w:rsid w:val="000F2752"/>
    <w:rsid w:val="000F2A27"/>
    <w:rsid w:val="000F3204"/>
    <w:rsid w:val="000F368A"/>
    <w:rsid w:val="000F41F1"/>
    <w:rsid w:val="000F4D16"/>
    <w:rsid w:val="000F54DA"/>
    <w:rsid w:val="000F5542"/>
    <w:rsid w:val="000F5C8D"/>
    <w:rsid w:val="000F6A20"/>
    <w:rsid w:val="000F6B58"/>
    <w:rsid w:val="000F6CE3"/>
    <w:rsid w:val="000F6E5D"/>
    <w:rsid w:val="000F77EE"/>
    <w:rsid w:val="000F7A86"/>
    <w:rsid w:val="000F7AB0"/>
    <w:rsid w:val="00100067"/>
    <w:rsid w:val="0010008C"/>
    <w:rsid w:val="0010024D"/>
    <w:rsid w:val="00100689"/>
    <w:rsid w:val="00100A8C"/>
    <w:rsid w:val="00100CDB"/>
    <w:rsid w:val="00100DF5"/>
    <w:rsid w:val="00100EEE"/>
    <w:rsid w:val="00101273"/>
    <w:rsid w:val="001014F9"/>
    <w:rsid w:val="00101BD1"/>
    <w:rsid w:val="00102017"/>
    <w:rsid w:val="001020F3"/>
    <w:rsid w:val="001024F0"/>
    <w:rsid w:val="00102570"/>
    <w:rsid w:val="00102AC0"/>
    <w:rsid w:val="00102CCF"/>
    <w:rsid w:val="00102DE2"/>
    <w:rsid w:val="00103AD0"/>
    <w:rsid w:val="00103BEA"/>
    <w:rsid w:val="00103E24"/>
    <w:rsid w:val="00103F38"/>
    <w:rsid w:val="00104153"/>
    <w:rsid w:val="00104323"/>
    <w:rsid w:val="00104EC8"/>
    <w:rsid w:val="001056DE"/>
    <w:rsid w:val="001058D6"/>
    <w:rsid w:val="00105ADC"/>
    <w:rsid w:val="001062AC"/>
    <w:rsid w:val="00106A67"/>
    <w:rsid w:val="00106ACE"/>
    <w:rsid w:val="00107074"/>
    <w:rsid w:val="001073A3"/>
    <w:rsid w:val="00107924"/>
    <w:rsid w:val="00107A0D"/>
    <w:rsid w:val="001101F4"/>
    <w:rsid w:val="001103B3"/>
    <w:rsid w:val="00110687"/>
    <w:rsid w:val="00111979"/>
    <w:rsid w:val="00111C83"/>
    <w:rsid w:val="0011253C"/>
    <w:rsid w:val="0011258F"/>
    <w:rsid w:val="00112DEA"/>
    <w:rsid w:val="00112F92"/>
    <w:rsid w:val="00112FC2"/>
    <w:rsid w:val="001130A6"/>
    <w:rsid w:val="00113586"/>
    <w:rsid w:val="001137A1"/>
    <w:rsid w:val="00113B04"/>
    <w:rsid w:val="00113EE7"/>
    <w:rsid w:val="00114F0D"/>
    <w:rsid w:val="0011551D"/>
    <w:rsid w:val="001155E4"/>
    <w:rsid w:val="00115A1F"/>
    <w:rsid w:val="00115BE8"/>
    <w:rsid w:val="001160B8"/>
    <w:rsid w:val="001162B0"/>
    <w:rsid w:val="001168F2"/>
    <w:rsid w:val="00116C20"/>
    <w:rsid w:val="00116D3B"/>
    <w:rsid w:val="00116FD0"/>
    <w:rsid w:val="00117158"/>
    <w:rsid w:val="001171FA"/>
    <w:rsid w:val="00117F07"/>
    <w:rsid w:val="001201A3"/>
    <w:rsid w:val="00120531"/>
    <w:rsid w:val="00120ACC"/>
    <w:rsid w:val="00120AD2"/>
    <w:rsid w:val="00120CA1"/>
    <w:rsid w:val="00120D09"/>
    <w:rsid w:val="00120DD3"/>
    <w:rsid w:val="00120F26"/>
    <w:rsid w:val="00121393"/>
    <w:rsid w:val="00121CEF"/>
    <w:rsid w:val="001225E3"/>
    <w:rsid w:val="00122883"/>
    <w:rsid w:val="00122A52"/>
    <w:rsid w:val="00122C14"/>
    <w:rsid w:val="00123F4B"/>
    <w:rsid w:val="00124C10"/>
    <w:rsid w:val="00124E3D"/>
    <w:rsid w:val="00125213"/>
    <w:rsid w:val="00125630"/>
    <w:rsid w:val="001258F7"/>
    <w:rsid w:val="00126143"/>
    <w:rsid w:val="00126618"/>
    <w:rsid w:val="00127E78"/>
    <w:rsid w:val="001302ED"/>
    <w:rsid w:val="001306F6"/>
    <w:rsid w:val="001311B7"/>
    <w:rsid w:val="0013142E"/>
    <w:rsid w:val="0013146D"/>
    <w:rsid w:val="001314D9"/>
    <w:rsid w:val="00131E2C"/>
    <w:rsid w:val="001322CF"/>
    <w:rsid w:val="0013239A"/>
    <w:rsid w:val="0013276B"/>
    <w:rsid w:val="00132B28"/>
    <w:rsid w:val="00132C94"/>
    <w:rsid w:val="00132E60"/>
    <w:rsid w:val="00133BD8"/>
    <w:rsid w:val="0013469E"/>
    <w:rsid w:val="00134BC0"/>
    <w:rsid w:val="001350BD"/>
    <w:rsid w:val="001353B5"/>
    <w:rsid w:val="001357BF"/>
    <w:rsid w:val="00135A95"/>
    <w:rsid w:val="00135AB9"/>
    <w:rsid w:val="00135B71"/>
    <w:rsid w:val="00135B91"/>
    <w:rsid w:val="00135D4D"/>
    <w:rsid w:val="00135E79"/>
    <w:rsid w:val="001360BC"/>
    <w:rsid w:val="00136DC3"/>
    <w:rsid w:val="00136FDA"/>
    <w:rsid w:val="001372AD"/>
    <w:rsid w:val="001377AE"/>
    <w:rsid w:val="00137C88"/>
    <w:rsid w:val="00137FC2"/>
    <w:rsid w:val="0014072E"/>
    <w:rsid w:val="001410FF"/>
    <w:rsid w:val="0014139F"/>
    <w:rsid w:val="0014166F"/>
    <w:rsid w:val="001417D7"/>
    <w:rsid w:val="001417FA"/>
    <w:rsid w:val="00141B7C"/>
    <w:rsid w:val="00141F18"/>
    <w:rsid w:val="001421C6"/>
    <w:rsid w:val="00142422"/>
    <w:rsid w:val="00142539"/>
    <w:rsid w:val="00142581"/>
    <w:rsid w:val="00142724"/>
    <w:rsid w:val="0014272A"/>
    <w:rsid w:val="00142893"/>
    <w:rsid w:val="00142ADC"/>
    <w:rsid w:val="00143017"/>
    <w:rsid w:val="001434D6"/>
    <w:rsid w:val="00143BE8"/>
    <w:rsid w:val="00144129"/>
    <w:rsid w:val="00144D0C"/>
    <w:rsid w:val="00144F98"/>
    <w:rsid w:val="0014578C"/>
    <w:rsid w:val="00145A06"/>
    <w:rsid w:val="00145E18"/>
    <w:rsid w:val="00146020"/>
    <w:rsid w:val="0014616D"/>
    <w:rsid w:val="00146689"/>
    <w:rsid w:val="00146E6C"/>
    <w:rsid w:val="00147182"/>
    <w:rsid w:val="00147579"/>
    <w:rsid w:val="00147817"/>
    <w:rsid w:val="001479AA"/>
    <w:rsid w:val="00147F05"/>
    <w:rsid w:val="0015017D"/>
    <w:rsid w:val="001502B7"/>
    <w:rsid w:val="00150328"/>
    <w:rsid w:val="00150CBA"/>
    <w:rsid w:val="00150D73"/>
    <w:rsid w:val="00150DE7"/>
    <w:rsid w:val="00150E5F"/>
    <w:rsid w:val="0015175A"/>
    <w:rsid w:val="00152558"/>
    <w:rsid w:val="0015257A"/>
    <w:rsid w:val="0015282C"/>
    <w:rsid w:val="00152914"/>
    <w:rsid w:val="00152A5E"/>
    <w:rsid w:val="001535D9"/>
    <w:rsid w:val="0015437C"/>
    <w:rsid w:val="00154611"/>
    <w:rsid w:val="00154BBB"/>
    <w:rsid w:val="0015552A"/>
    <w:rsid w:val="00155554"/>
    <w:rsid w:val="00155AE0"/>
    <w:rsid w:val="00156B52"/>
    <w:rsid w:val="00156C55"/>
    <w:rsid w:val="00160352"/>
    <w:rsid w:val="001603DC"/>
    <w:rsid w:val="00160A61"/>
    <w:rsid w:val="00160E44"/>
    <w:rsid w:val="001615C8"/>
    <w:rsid w:val="001623F8"/>
    <w:rsid w:val="001633DA"/>
    <w:rsid w:val="0016359B"/>
    <w:rsid w:val="001636A6"/>
    <w:rsid w:val="001639A9"/>
    <w:rsid w:val="00163CF3"/>
    <w:rsid w:val="00163FA7"/>
    <w:rsid w:val="001640F8"/>
    <w:rsid w:val="00165561"/>
    <w:rsid w:val="001661CF"/>
    <w:rsid w:val="0016620B"/>
    <w:rsid w:val="00166992"/>
    <w:rsid w:val="00166BCC"/>
    <w:rsid w:val="00166BCE"/>
    <w:rsid w:val="00166D5E"/>
    <w:rsid w:val="00166E0B"/>
    <w:rsid w:val="00166EF2"/>
    <w:rsid w:val="00167512"/>
    <w:rsid w:val="00167B89"/>
    <w:rsid w:val="00167C1D"/>
    <w:rsid w:val="001704B6"/>
    <w:rsid w:val="001704F3"/>
    <w:rsid w:val="00170737"/>
    <w:rsid w:val="00170EB1"/>
    <w:rsid w:val="00170FE6"/>
    <w:rsid w:val="001712E8"/>
    <w:rsid w:val="001717E1"/>
    <w:rsid w:val="0017256A"/>
    <w:rsid w:val="00172A3B"/>
    <w:rsid w:val="00172C40"/>
    <w:rsid w:val="00172F15"/>
    <w:rsid w:val="00174EDC"/>
    <w:rsid w:val="00174FB3"/>
    <w:rsid w:val="001750BA"/>
    <w:rsid w:val="00175DD2"/>
    <w:rsid w:val="00176260"/>
    <w:rsid w:val="00176982"/>
    <w:rsid w:val="00177364"/>
    <w:rsid w:val="001774F4"/>
    <w:rsid w:val="00177A39"/>
    <w:rsid w:val="00177B65"/>
    <w:rsid w:val="00177D8E"/>
    <w:rsid w:val="0018004B"/>
    <w:rsid w:val="0018048F"/>
    <w:rsid w:val="001806B9"/>
    <w:rsid w:val="00180B9B"/>
    <w:rsid w:val="0018157B"/>
    <w:rsid w:val="001817CD"/>
    <w:rsid w:val="00181B71"/>
    <w:rsid w:val="0018214E"/>
    <w:rsid w:val="00182295"/>
    <w:rsid w:val="0018246A"/>
    <w:rsid w:val="00182869"/>
    <w:rsid w:val="00182DB8"/>
    <w:rsid w:val="00182EE6"/>
    <w:rsid w:val="00182F73"/>
    <w:rsid w:val="001836FC"/>
    <w:rsid w:val="00184295"/>
    <w:rsid w:val="001845F2"/>
    <w:rsid w:val="00184B06"/>
    <w:rsid w:val="00185120"/>
    <w:rsid w:val="0018590A"/>
    <w:rsid w:val="00185C33"/>
    <w:rsid w:val="00185C48"/>
    <w:rsid w:val="00185DE3"/>
    <w:rsid w:val="00185F8C"/>
    <w:rsid w:val="001860D1"/>
    <w:rsid w:val="001866D7"/>
    <w:rsid w:val="00186724"/>
    <w:rsid w:val="00186DF7"/>
    <w:rsid w:val="00186FB2"/>
    <w:rsid w:val="001872A3"/>
    <w:rsid w:val="001876F1"/>
    <w:rsid w:val="00187E5F"/>
    <w:rsid w:val="001903FA"/>
    <w:rsid w:val="00190661"/>
    <w:rsid w:val="001908D2"/>
    <w:rsid w:val="00190F35"/>
    <w:rsid w:val="001918A6"/>
    <w:rsid w:val="001919D1"/>
    <w:rsid w:val="00191E83"/>
    <w:rsid w:val="0019424A"/>
    <w:rsid w:val="00194871"/>
    <w:rsid w:val="00194CD7"/>
    <w:rsid w:val="00194EA4"/>
    <w:rsid w:val="00194F39"/>
    <w:rsid w:val="00194FAB"/>
    <w:rsid w:val="0019547D"/>
    <w:rsid w:val="001956D2"/>
    <w:rsid w:val="0019606E"/>
    <w:rsid w:val="0019625F"/>
    <w:rsid w:val="001962EF"/>
    <w:rsid w:val="001965E4"/>
    <w:rsid w:val="0019693D"/>
    <w:rsid w:val="001969E8"/>
    <w:rsid w:val="00196CF9"/>
    <w:rsid w:val="00196F63"/>
    <w:rsid w:val="0019765B"/>
    <w:rsid w:val="001977AB"/>
    <w:rsid w:val="00197839"/>
    <w:rsid w:val="00197C46"/>
    <w:rsid w:val="001A05F5"/>
    <w:rsid w:val="001A068E"/>
    <w:rsid w:val="001A0800"/>
    <w:rsid w:val="001A0B5C"/>
    <w:rsid w:val="001A0BBE"/>
    <w:rsid w:val="001A0C91"/>
    <w:rsid w:val="001A1238"/>
    <w:rsid w:val="001A1544"/>
    <w:rsid w:val="001A1C70"/>
    <w:rsid w:val="001A212E"/>
    <w:rsid w:val="001A2694"/>
    <w:rsid w:val="001A2A3E"/>
    <w:rsid w:val="001A2F2D"/>
    <w:rsid w:val="001A33F7"/>
    <w:rsid w:val="001A369F"/>
    <w:rsid w:val="001A3941"/>
    <w:rsid w:val="001A49FF"/>
    <w:rsid w:val="001A4D9C"/>
    <w:rsid w:val="001A5B3F"/>
    <w:rsid w:val="001A6363"/>
    <w:rsid w:val="001A650D"/>
    <w:rsid w:val="001A65FC"/>
    <w:rsid w:val="001A6E76"/>
    <w:rsid w:val="001A6F51"/>
    <w:rsid w:val="001A743F"/>
    <w:rsid w:val="001B02CA"/>
    <w:rsid w:val="001B0897"/>
    <w:rsid w:val="001B0FD8"/>
    <w:rsid w:val="001B110D"/>
    <w:rsid w:val="001B12D5"/>
    <w:rsid w:val="001B14F7"/>
    <w:rsid w:val="001B1FE2"/>
    <w:rsid w:val="001B2501"/>
    <w:rsid w:val="001B273A"/>
    <w:rsid w:val="001B2790"/>
    <w:rsid w:val="001B2AF6"/>
    <w:rsid w:val="001B38AA"/>
    <w:rsid w:val="001B39D9"/>
    <w:rsid w:val="001B3A05"/>
    <w:rsid w:val="001B3A08"/>
    <w:rsid w:val="001B4059"/>
    <w:rsid w:val="001B4ED2"/>
    <w:rsid w:val="001B5050"/>
    <w:rsid w:val="001B55D3"/>
    <w:rsid w:val="001B5D21"/>
    <w:rsid w:val="001B5FA2"/>
    <w:rsid w:val="001B649B"/>
    <w:rsid w:val="001B6D6F"/>
    <w:rsid w:val="001B7235"/>
    <w:rsid w:val="001B7354"/>
    <w:rsid w:val="001B773D"/>
    <w:rsid w:val="001B788E"/>
    <w:rsid w:val="001C023D"/>
    <w:rsid w:val="001C08A5"/>
    <w:rsid w:val="001C0E52"/>
    <w:rsid w:val="001C1070"/>
    <w:rsid w:val="001C11A7"/>
    <w:rsid w:val="001C14F1"/>
    <w:rsid w:val="001C168E"/>
    <w:rsid w:val="001C1832"/>
    <w:rsid w:val="001C1932"/>
    <w:rsid w:val="001C1F39"/>
    <w:rsid w:val="001C201D"/>
    <w:rsid w:val="001C26A6"/>
    <w:rsid w:val="001C2D22"/>
    <w:rsid w:val="001C2FC1"/>
    <w:rsid w:val="001C371C"/>
    <w:rsid w:val="001C3FD7"/>
    <w:rsid w:val="001C4030"/>
    <w:rsid w:val="001C408A"/>
    <w:rsid w:val="001C40DD"/>
    <w:rsid w:val="001C4494"/>
    <w:rsid w:val="001C486E"/>
    <w:rsid w:val="001C4C0D"/>
    <w:rsid w:val="001C4FB5"/>
    <w:rsid w:val="001C5766"/>
    <w:rsid w:val="001C58FE"/>
    <w:rsid w:val="001C59A3"/>
    <w:rsid w:val="001C5CD4"/>
    <w:rsid w:val="001C5CE6"/>
    <w:rsid w:val="001C5CED"/>
    <w:rsid w:val="001C6096"/>
    <w:rsid w:val="001C6709"/>
    <w:rsid w:val="001C6A09"/>
    <w:rsid w:val="001C6CD9"/>
    <w:rsid w:val="001C6FAD"/>
    <w:rsid w:val="001C6FE6"/>
    <w:rsid w:val="001C72A1"/>
    <w:rsid w:val="001D02DB"/>
    <w:rsid w:val="001D084E"/>
    <w:rsid w:val="001D0902"/>
    <w:rsid w:val="001D0DEE"/>
    <w:rsid w:val="001D1403"/>
    <w:rsid w:val="001D146A"/>
    <w:rsid w:val="001D15D7"/>
    <w:rsid w:val="001D1A3F"/>
    <w:rsid w:val="001D2426"/>
    <w:rsid w:val="001D2558"/>
    <w:rsid w:val="001D25F0"/>
    <w:rsid w:val="001D2982"/>
    <w:rsid w:val="001D2A5A"/>
    <w:rsid w:val="001D2D6E"/>
    <w:rsid w:val="001D2F1A"/>
    <w:rsid w:val="001D2F59"/>
    <w:rsid w:val="001D327B"/>
    <w:rsid w:val="001D398E"/>
    <w:rsid w:val="001D400B"/>
    <w:rsid w:val="001D4686"/>
    <w:rsid w:val="001D4C05"/>
    <w:rsid w:val="001D5374"/>
    <w:rsid w:val="001D55E2"/>
    <w:rsid w:val="001D622A"/>
    <w:rsid w:val="001D653A"/>
    <w:rsid w:val="001D6EE2"/>
    <w:rsid w:val="001D7044"/>
    <w:rsid w:val="001D712F"/>
    <w:rsid w:val="001D7637"/>
    <w:rsid w:val="001D77D5"/>
    <w:rsid w:val="001E0410"/>
    <w:rsid w:val="001E052F"/>
    <w:rsid w:val="001E077B"/>
    <w:rsid w:val="001E0829"/>
    <w:rsid w:val="001E09A5"/>
    <w:rsid w:val="001E0DDA"/>
    <w:rsid w:val="001E0E95"/>
    <w:rsid w:val="001E15E2"/>
    <w:rsid w:val="001E1965"/>
    <w:rsid w:val="001E1A97"/>
    <w:rsid w:val="001E1C56"/>
    <w:rsid w:val="001E1C86"/>
    <w:rsid w:val="001E1D99"/>
    <w:rsid w:val="001E22A2"/>
    <w:rsid w:val="001E239D"/>
    <w:rsid w:val="001E25AC"/>
    <w:rsid w:val="001E2691"/>
    <w:rsid w:val="001E2A1A"/>
    <w:rsid w:val="001E2C7C"/>
    <w:rsid w:val="001E33DA"/>
    <w:rsid w:val="001E3422"/>
    <w:rsid w:val="001E36B6"/>
    <w:rsid w:val="001E4128"/>
    <w:rsid w:val="001E47B4"/>
    <w:rsid w:val="001E4C80"/>
    <w:rsid w:val="001E4F84"/>
    <w:rsid w:val="001E4FE2"/>
    <w:rsid w:val="001E5125"/>
    <w:rsid w:val="001E5220"/>
    <w:rsid w:val="001E589C"/>
    <w:rsid w:val="001E5FE9"/>
    <w:rsid w:val="001E611F"/>
    <w:rsid w:val="001E7A97"/>
    <w:rsid w:val="001F00CC"/>
    <w:rsid w:val="001F0309"/>
    <w:rsid w:val="001F0385"/>
    <w:rsid w:val="001F050E"/>
    <w:rsid w:val="001F0526"/>
    <w:rsid w:val="001F0BAF"/>
    <w:rsid w:val="001F0FAA"/>
    <w:rsid w:val="001F1221"/>
    <w:rsid w:val="001F15A5"/>
    <w:rsid w:val="001F1691"/>
    <w:rsid w:val="001F16EB"/>
    <w:rsid w:val="001F173E"/>
    <w:rsid w:val="001F2081"/>
    <w:rsid w:val="001F25AF"/>
    <w:rsid w:val="001F272F"/>
    <w:rsid w:val="001F2BEA"/>
    <w:rsid w:val="001F2CBF"/>
    <w:rsid w:val="001F2D05"/>
    <w:rsid w:val="001F3271"/>
    <w:rsid w:val="001F335D"/>
    <w:rsid w:val="001F3418"/>
    <w:rsid w:val="001F3467"/>
    <w:rsid w:val="001F3692"/>
    <w:rsid w:val="001F3942"/>
    <w:rsid w:val="001F3976"/>
    <w:rsid w:val="001F438B"/>
    <w:rsid w:val="001F46DF"/>
    <w:rsid w:val="001F49D4"/>
    <w:rsid w:val="001F4F4C"/>
    <w:rsid w:val="001F6004"/>
    <w:rsid w:val="001F62C2"/>
    <w:rsid w:val="001F637B"/>
    <w:rsid w:val="001F6427"/>
    <w:rsid w:val="001F64A9"/>
    <w:rsid w:val="001F6BA0"/>
    <w:rsid w:val="001F7299"/>
    <w:rsid w:val="001F729C"/>
    <w:rsid w:val="001F76DB"/>
    <w:rsid w:val="001F7CAF"/>
    <w:rsid w:val="001F7E15"/>
    <w:rsid w:val="0020040E"/>
    <w:rsid w:val="00200AD0"/>
    <w:rsid w:val="0020110C"/>
    <w:rsid w:val="00201663"/>
    <w:rsid w:val="002016F0"/>
    <w:rsid w:val="002017B2"/>
    <w:rsid w:val="00201CD1"/>
    <w:rsid w:val="00201D9E"/>
    <w:rsid w:val="00202379"/>
    <w:rsid w:val="00202C4D"/>
    <w:rsid w:val="00202E9F"/>
    <w:rsid w:val="002035BE"/>
    <w:rsid w:val="00205297"/>
    <w:rsid w:val="00206029"/>
    <w:rsid w:val="00206F23"/>
    <w:rsid w:val="002106FF"/>
    <w:rsid w:val="00210B37"/>
    <w:rsid w:val="00210E1F"/>
    <w:rsid w:val="002111E2"/>
    <w:rsid w:val="00211D0D"/>
    <w:rsid w:val="0021206F"/>
    <w:rsid w:val="00212157"/>
    <w:rsid w:val="00212D55"/>
    <w:rsid w:val="00212EA9"/>
    <w:rsid w:val="00213045"/>
    <w:rsid w:val="00213A36"/>
    <w:rsid w:val="00213B19"/>
    <w:rsid w:val="00213C64"/>
    <w:rsid w:val="00213F90"/>
    <w:rsid w:val="002144BF"/>
    <w:rsid w:val="00214C7C"/>
    <w:rsid w:val="00215722"/>
    <w:rsid w:val="00215ECF"/>
    <w:rsid w:val="002165CD"/>
    <w:rsid w:val="0021672F"/>
    <w:rsid w:val="0021705E"/>
    <w:rsid w:val="00217440"/>
    <w:rsid w:val="002179D3"/>
    <w:rsid w:val="00217C18"/>
    <w:rsid w:val="002201F2"/>
    <w:rsid w:val="0022092D"/>
    <w:rsid w:val="0022099D"/>
    <w:rsid w:val="00220D40"/>
    <w:rsid w:val="0022139B"/>
    <w:rsid w:val="002219EB"/>
    <w:rsid w:val="00222540"/>
    <w:rsid w:val="002234D5"/>
    <w:rsid w:val="00223571"/>
    <w:rsid w:val="0022372D"/>
    <w:rsid w:val="002238F7"/>
    <w:rsid w:val="00223933"/>
    <w:rsid w:val="002239E7"/>
    <w:rsid w:val="00223D4E"/>
    <w:rsid w:val="00223FCF"/>
    <w:rsid w:val="002241BB"/>
    <w:rsid w:val="002241F8"/>
    <w:rsid w:val="00224436"/>
    <w:rsid w:val="002245EA"/>
    <w:rsid w:val="0022556A"/>
    <w:rsid w:val="002259C0"/>
    <w:rsid w:val="00225A40"/>
    <w:rsid w:val="00225C5E"/>
    <w:rsid w:val="00225E82"/>
    <w:rsid w:val="00226866"/>
    <w:rsid w:val="00226A46"/>
    <w:rsid w:val="00227B62"/>
    <w:rsid w:val="00227D4A"/>
    <w:rsid w:val="00230387"/>
    <w:rsid w:val="00230717"/>
    <w:rsid w:val="00230A62"/>
    <w:rsid w:val="00230C8E"/>
    <w:rsid w:val="0023101E"/>
    <w:rsid w:val="0023161E"/>
    <w:rsid w:val="00231E62"/>
    <w:rsid w:val="00232BF2"/>
    <w:rsid w:val="002333A2"/>
    <w:rsid w:val="00233A96"/>
    <w:rsid w:val="00234001"/>
    <w:rsid w:val="00234278"/>
    <w:rsid w:val="0023462A"/>
    <w:rsid w:val="00234983"/>
    <w:rsid w:val="00234E29"/>
    <w:rsid w:val="00234EB5"/>
    <w:rsid w:val="00235247"/>
    <w:rsid w:val="0023578E"/>
    <w:rsid w:val="00235A67"/>
    <w:rsid w:val="00235C8F"/>
    <w:rsid w:val="00236330"/>
    <w:rsid w:val="00236FCD"/>
    <w:rsid w:val="002371BC"/>
    <w:rsid w:val="0023723A"/>
    <w:rsid w:val="00237A80"/>
    <w:rsid w:val="002402E3"/>
    <w:rsid w:val="002409B5"/>
    <w:rsid w:val="00240AAC"/>
    <w:rsid w:val="00240AB8"/>
    <w:rsid w:val="00240B4E"/>
    <w:rsid w:val="00241396"/>
    <w:rsid w:val="002421C5"/>
    <w:rsid w:val="002428F4"/>
    <w:rsid w:val="002429EF"/>
    <w:rsid w:val="00243192"/>
    <w:rsid w:val="00243606"/>
    <w:rsid w:val="00243A52"/>
    <w:rsid w:val="00243D05"/>
    <w:rsid w:val="00243DE2"/>
    <w:rsid w:val="00244129"/>
    <w:rsid w:val="002443EA"/>
    <w:rsid w:val="002444C8"/>
    <w:rsid w:val="00244688"/>
    <w:rsid w:val="00244689"/>
    <w:rsid w:val="0024489F"/>
    <w:rsid w:val="00244A46"/>
    <w:rsid w:val="00244E96"/>
    <w:rsid w:val="00245638"/>
    <w:rsid w:val="00245D6E"/>
    <w:rsid w:val="00245EC9"/>
    <w:rsid w:val="00246CF8"/>
    <w:rsid w:val="00247479"/>
    <w:rsid w:val="00247508"/>
    <w:rsid w:val="002503CF"/>
    <w:rsid w:val="002505BD"/>
    <w:rsid w:val="00250828"/>
    <w:rsid w:val="002508BB"/>
    <w:rsid w:val="002509FA"/>
    <w:rsid w:val="00250FF3"/>
    <w:rsid w:val="002510E4"/>
    <w:rsid w:val="00251450"/>
    <w:rsid w:val="00251AEA"/>
    <w:rsid w:val="00251F97"/>
    <w:rsid w:val="00252C74"/>
    <w:rsid w:val="00253497"/>
    <w:rsid w:val="002534D5"/>
    <w:rsid w:val="0025359E"/>
    <w:rsid w:val="002537E9"/>
    <w:rsid w:val="00253F3D"/>
    <w:rsid w:val="0025408C"/>
    <w:rsid w:val="00254423"/>
    <w:rsid w:val="00254C22"/>
    <w:rsid w:val="00254D17"/>
    <w:rsid w:val="00254F4C"/>
    <w:rsid w:val="00254FBF"/>
    <w:rsid w:val="0025501E"/>
    <w:rsid w:val="002551DC"/>
    <w:rsid w:val="00255E70"/>
    <w:rsid w:val="00256527"/>
    <w:rsid w:val="0025697D"/>
    <w:rsid w:val="002576F6"/>
    <w:rsid w:val="002579EE"/>
    <w:rsid w:val="00257BFA"/>
    <w:rsid w:val="00257F54"/>
    <w:rsid w:val="0026046E"/>
    <w:rsid w:val="002604F8"/>
    <w:rsid w:val="00260D91"/>
    <w:rsid w:val="00261669"/>
    <w:rsid w:val="0026168A"/>
    <w:rsid w:val="002625B8"/>
    <w:rsid w:val="00263306"/>
    <w:rsid w:val="002634A6"/>
    <w:rsid w:val="002634A7"/>
    <w:rsid w:val="002638A6"/>
    <w:rsid w:val="00263B07"/>
    <w:rsid w:val="0026443E"/>
    <w:rsid w:val="002648AF"/>
    <w:rsid w:val="002648BE"/>
    <w:rsid w:val="00264DFB"/>
    <w:rsid w:val="00264EF2"/>
    <w:rsid w:val="00265541"/>
    <w:rsid w:val="00265A44"/>
    <w:rsid w:val="00265A8D"/>
    <w:rsid w:val="00265B7B"/>
    <w:rsid w:val="002663EB"/>
    <w:rsid w:val="002665C6"/>
    <w:rsid w:val="0026695E"/>
    <w:rsid w:val="00266979"/>
    <w:rsid w:val="00267147"/>
    <w:rsid w:val="0026728D"/>
    <w:rsid w:val="00267389"/>
    <w:rsid w:val="00267901"/>
    <w:rsid w:val="00267E37"/>
    <w:rsid w:val="00270242"/>
    <w:rsid w:val="0027037D"/>
    <w:rsid w:val="00270CE5"/>
    <w:rsid w:val="00271252"/>
    <w:rsid w:val="002716FA"/>
    <w:rsid w:val="00271A15"/>
    <w:rsid w:val="00271B15"/>
    <w:rsid w:val="00271FCE"/>
    <w:rsid w:val="0027218D"/>
    <w:rsid w:val="00272D02"/>
    <w:rsid w:val="0027333E"/>
    <w:rsid w:val="002737B2"/>
    <w:rsid w:val="00273D6D"/>
    <w:rsid w:val="00273F3C"/>
    <w:rsid w:val="002748C6"/>
    <w:rsid w:val="00274F68"/>
    <w:rsid w:val="002760BF"/>
    <w:rsid w:val="00276679"/>
    <w:rsid w:val="00276D3A"/>
    <w:rsid w:val="0027731E"/>
    <w:rsid w:val="002774CA"/>
    <w:rsid w:val="002778FD"/>
    <w:rsid w:val="00277AB5"/>
    <w:rsid w:val="00277DC9"/>
    <w:rsid w:val="00277FCB"/>
    <w:rsid w:val="0028007A"/>
    <w:rsid w:val="00280480"/>
    <w:rsid w:val="0028050C"/>
    <w:rsid w:val="0028083A"/>
    <w:rsid w:val="00280861"/>
    <w:rsid w:val="002812F6"/>
    <w:rsid w:val="00281552"/>
    <w:rsid w:val="00281645"/>
    <w:rsid w:val="002816BC"/>
    <w:rsid w:val="00281787"/>
    <w:rsid w:val="002818EA"/>
    <w:rsid w:val="00281F79"/>
    <w:rsid w:val="002821AD"/>
    <w:rsid w:val="00282942"/>
    <w:rsid w:val="00282BA7"/>
    <w:rsid w:val="00282DB2"/>
    <w:rsid w:val="002840AC"/>
    <w:rsid w:val="002842C2"/>
    <w:rsid w:val="002845F1"/>
    <w:rsid w:val="002847CF"/>
    <w:rsid w:val="002851A8"/>
    <w:rsid w:val="00285B8D"/>
    <w:rsid w:val="00286187"/>
    <w:rsid w:val="002862B3"/>
    <w:rsid w:val="002863ED"/>
    <w:rsid w:val="0028656A"/>
    <w:rsid w:val="0028677B"/>
    <w:rsid w:val="0028683E"/>
    <w:rsid w:val="002869C0"/>
    <w:rsid w:val="002874AD"/>
    <w:rsid w:val="00287947"/>
    <w:rsid w:val="00287C18"/>
    <w:rsid w:val="00287FD1"/>
    <w:rsid w:val="00290042"/>
    <w:rsid w:val="00290150"/>
    <w:rsid w:val="00290839"/>
    <w:rsid w:val="00290A56"/>
    <w:rsid w:val="00290A58"/>
    <w:rsid w:val="00291153"/>
    <w:rsid w:val="002914DF"/>
    <w:rsid w:val="00291BC9"/>
    <w:rsid w:val="0029243E"/>
    <w:rsid w:val="00292622"/>
    <w:rsid w:val="00292997"/>
    <w:rsid w:val="00292D1D"/>
    <w:rsid w:val="00292DE1"/>
    <w:rsid w:val="002934DB"/>
    <w:rsid w:val="002936CE"/>
    <w:rsid w:val="00293E84"/>
    <w:rsid w:val="00294155"/>
    <w:rsid w:val="00294239"/>
    <w:rsid w:val="002948D6"/>
    <w:rsid w:val="00294D10"/>
    <w:rsid w:val="00295304"/>
    <w:rsid w:val="00295861"/>
    <w:rsid w:val="00295952"/>
    <w:rsid w:val="00295F4A"/>
    <w:rsid w:val="002964CF"/>
    <w:rsid w:val="00296815"/>
    <w:rsid w:val="0029745E"/>
    <w:rsid w:val="00297BDC"/>
    <w:rsid w:val="002A0A62"/>
    <w:rsid w:val="002A0DEA"/>
    <w:rsid w:val="002A0E48"/>
    <w:rsid w:val="002A0FDB"/>
    <w:rsid w:val="002A113A"/>
    <w:rsid w:val="002A1514"/>
    <w:rsid w:val="002A26A8"/>
    <w:rsid w:val="002A281A"/>
    <w:rsid w:val="002A30D5"/>
    <w:rsid w:val="002A3486"/>
    <w:rsid w:val="002A3DEB"/>
    <w:rsid w:val="002A431B"/>
    <w:rsid w:val="002A465F"/>
    <w:rsid w:val="002A482B"/>
    <w:rsid w:val="002A48F6"/>
    <w:rsid w:val="002A4929"/>
    <w:rsid w:val="002A4E67"/>
    <w:rsid w:val="002A50DC"/>
    <w:rsid w:val="002A579B"/>
    <w:rsid w:val="002A6A83"/>
    <w:rsid w:val="002A6C97"/>
    <w:rsid w:val="002A6F24"/>
    <w:rsid w:val="002A6FC1"/>
    <w:rsid w:val="002A759F"/>
    <w:rsid w:val="002A7E55"/>
    <w:rsid w:val="002B08DE"/>
    <w:rsid w:val="002B0A12"/>
    <w:rsid w:val="002B0F2B"/>
    <w:rsid w:val="002B1275"/>
    <w:rsid w:val="002B15BF"/>
    <w:rsid w:val="002B1AA7"/>
    <w:rsid w:val="002B1C60"/>
    <w:rsid w:val="002B2045"/>
    <w:rsid w:val="002B208F"/>
    <w:rsid w:val="002B213E"/>
    <w:rsid w:val="002B227F"/>
    <w:rsid w:val="002B264C"/>
    <w:rsid w:val="002B3172"/>
    <w:rsid w:val="002B3393"/>
    <w:rsid w:val="002B350E"/>
    <w:rsid w:val="002B3AD1"/>
    <w:rsid w:val="002B4235"/>
    <w:rsid w:val="002B4283"/>
    <w:rsid w:val="002B4451"/>
    <w:rsid w:val="002B47A4"/>
    <w:rsid w:val="002B4C1B"/>
    <w:rsid w:val="002B4F12"/>
    <w:rsid w:val="002B4FDD"/>
    <w:rsid w:val="002B57B2"/>
    <w:rsid w:val="002B595E"/>
    <w:rsid w:val="002B5D28"/>
    <w:rsid w:val="002B5DB4"/>
    <w:rsid w:val="002B65CF"/>
    <w:rsid w:val="002B6A49"/>
    <w:rsid w:val="002B6D2B"/>
    <w:rsid w:val="002B6DE2"/>
    <w:rsid w:val="002B6DE7"/>
    <w:rsid w:val="002B707A"/>
    <w:rsid w:val="002B7C03"/>
    <w:rsid w:val="002B7F60"/>
    <w:rsid w:val="002C0020"/>
    <w:rsid w:val="002C0360"/>
    <w:rsid w:val="002C0B21"/>
    <w:rsid w:val="002C0BD7"/>
    <w:rsid w:val="002C1044"/>
    <w:rsid w:val="002C165E"/>
    <w:rsid w:val="002C1A30"/>
    <w:rsid w:val="002C1AA9"/>
    <w:rsid w:val="002C2AA1"/>
    <w:rsid w:val="002C2E92"/>
    <w:rsid w:val="002C3181"/>
    <w:rsid w:val="002C39EA"/>
    <w:rsid w:val="002C3F85"/>
    <w:rsid w:val="002C4421"/>
    <w:rsid w:val="002C4FD1"/>
    <w:rsid w:val="002C5820"/>
    <w:rsid w:val="002C5C50"/>
    <w:rsid w:val="002C6014"/>
    <w:rsid w:val="002C72BD"/>
    <w:rsid w:val="002C757E"/>
    <w:rsid w:val="002C7596"/>
    <w:rsid w:val="002C7D21"/>
    <w:rsid w:val="002C7E7C"/>
    <w:rsid w:val="002D102C"/>
    <w:rsid w:val="002D147B"/>
    <w:rsid w:val="002D14AB"/>
    <w:rsid w:val="002D18D1"/>
    <w:rsid w:val="002D2FBE"/>
    <w:rsid w:val="002D35E9"/>
    <w:rsid w:val="002D3907"/>
    <w:rsid w:val="002D3AC3"/>
    <w:rsid w:val="002D4DB8"/>
    <w:rsid w:val="002D4E32"/>
    <w:rsid w:val="002D5382"/>
    <w:rsid w:val="002D551B"/>
    <w:rsid w:val="002D57E4"/>
    <w:rsid w:val="002D5AE5"/>
    <w:rsid w:val="002D5B64"/>
    <w:rsid w:val="002D5C19"/>
    <w:rsid w:val="002D60A1"/>
    <w:rsid w:val="002D6283"/>
    <w:rsid w:val="002D6ED0"/>
    <w:rsid w:val="002D746F"/>
    <w:rsid w:val="002E01E9"/>
    <w:rsid w:val="002E02FA"/>
    <w:rsid w:val="002E0912"/>
    <w:rsid w:val="002E1006"/>
    <w:rsid w:val="002E1074"/>
    <w:rsid w:val="002E10F2"/>
    <w:rsid w:val="002E119C"/>
    <w:rsid w:val="002E11D7"/>
    <w:rsid w:val="002E13A4"/>
    <w:rsid w:val="002E1A49"/>
    <w:rsid w:val="002E1BE1"/>
    <w:rsid w:val="002E1CC1"/>
    <w:rsid w:val="002E220C"/>
    <w:rsid w:val="002E2214"/>
    <w:rsid w:val="002E256A"/>
    <w:rsid w:val="002E2AFE"/>
    <w:rsid w:val="002E2D59"/>
    <w:rsid w:val="002E2F2A"/>
    <w:rsid w:val="002E34AA"/>
    <w:rsid w:val="002E3633"/>
    <w:rsid w:val="002E3D0F"/>
    <w:rsid w:val="002E41FE"/>
    <w:rsid w:val="002E42E4"/>
    <w:rsid w:val="002E49A4"/>
    <w:rsid w:val="002E4A56"/>
    <w:rsid w:val="002E529A"/>
    <w:rsid w:val="002E5560"/>
    <w:rsid w:val="002E599D"/>
    <w:rsid w:val="002E6BEF"/>
    <w:rsid w:val="002E6C53"/>
    <w:rsid w:val="002E708E"/>
    <w:rsid w:val="002E726F"/>
    <w:rsid w:val="002E7879"/>
    <w:rsid w:val="002E7C0F"/>
    <w:rsid w:val="002E7E04"/>
    <w:rsid w:val="002F0320"/>
    <w:rsid w:val="002F0642"/>
    <w:rsid w:val="002F09F0"/>
    <w:rsid w:val="002F0E32"/>
    <w:rsid w:val="002F1EE2"/>
    <w:rsid w:val="002F2579"/>
    <w:rsid w:val="002F3532"/>
    <w:rsid w:val="002F3C87"/>
    <w:rsid w:val="002F3D40"/>
    <w:rsid w:val="002F4E00"/>
    <w:rsid w:val="002F52D7"/>
    <w:rsid w:val="002F52DD"/>
    <w:rsid w:val="002F54CC"/>
    <w:rsid w:val="002F55F6"/>
    <w:rsid w:val="002F5633"/>
    <w:rsid w:val="002F63DA"/>
    <w:rsid w:val="002F64C4"/>
    <w:rsid w:val="002F64EF"/>
    <w:rsid w:val="002F6579"/>
    <w:rsid w:val="002F66B7"/>
    <w:rsid w:val="002F671E"/>
    <w:rsid w:val="002F79D5"/>
    <w:rsid w:val="002F7D1E"/>
    <w:rsid w:val="00300542"/>
    <w:rsid w:val="00300D36"/>
    <w:rsid w:val="003014EC"/>
    <w:rsid w:val="00301686"/>
    <w:rsid w:val="00301B05"/>
    <w:rsid w:val="00301D50"/>
    <w:rsid w:val="00302149"/>
    <w:rsid w:val="00302AC6"/>
    <w:rsid w:val="00302EC1"/>
    <w:rsid w:val="003031AA"/>
    <w:rsid w:val="00303823"/>
    <w:rsid w:val="00304059"/>
    <w:rsid w:val="00304C88"/>
    <w:rsid w:val="00304D1E"/>
    <w:rsid w:val="003050AC"/>
    <w:rsid w:val="0030527C"/>
    <w:rsid w:val="003054CF"/>
    <w:rsid w:val="00305BEB"/>
    <w:rsid w:val="00305E90"/>
    <w:rsid w:val="003060A4"/>
    <w:rsid w:val="00306481"/>
    <w:rsid w:val="00306C45"/>
    <w:rsid w:val="003075FB"/>
    <w:rsid w:val="0030785D"/>
    <w:rsid w:val="00307C85"/>
    <w:rsid w:val="003100A3"/>
    <w:rsid w:val="003107BE"/>
    <w:rsid w:val="00310D01"/>
    <w:rsid w:val="00310DC6"/>
    <w:rsid w:val="00310EC7"/>
    <w:rsid w:val="00311C85"/>
    <w:rsid w:val="0031250B"/>
    <w:rsid w:val="00313D2C"/>
    <w:rsid w:val="00313E35"/>
    <w:rsid w:val="00314905"/>
    <w:rsid w:val="003151B5"/>
    <w:rsid w:val="003155B8"/>
    <w:rsid w:val="003156EE"/>
    <w:rsid w:val="0031573C"/>
    <w:rsid w:val="00315C4D"/>
    <w:rsid w:val="003163A4"/>
    <w:rsid w:val="00316A8B"/>
    <w:rsid w:val="00316CB8"/>
    <w:rsid w:val="00316FAE"/>
    <w:rsid w:val="00317D00"/>
    <w:rsid w:val="003200A0"/>
    <w:rsid w:val="003200C5"/>
    <w:rsid w:val="00320235"/>
    <w:rsid w:val="00320388"/>
    <w:rsid w:val="00321AD3"/>
    <w:rsid w:val="00321B7A"/>
    <w:rsid w:val="00322129"/>
    <w:rsid w:val="00322470"/>
    <w:rsid w:val="0032271C"/>
    <w:rsid w:val="003228CD"/>
    <w:rsid w:val="0032306B"/>
    <w:rsid w:val="00323594"/>
    <w:rsid w:val="003244B5"/>
    <w:rsid w:val="00324B5C"/>
    <w:rsid w:val="00324F34"/>
    <w:rsid w:val="00325304"/>
    <w:rsid w:val="003254DB"/>
    <w:rsid w:val="00325660"/>
    <w:rsid w:val="003258AC"/>
    <w:rsid w:val="00325F01"/>
    <w:rsid w:val="00326067"/>
    <w:rsid w:val="00326904"/>
    <w:rsid w:val="00326BB5"/>
    <w:rsid w:val="003271C2"/>
    <w:rsid w:val="00327377"/>
    <w:rsid w:val="003274D7"/>
    <w:rsid w:val="003279F6"/>
    <w:rsid w:val="00327CFE"/>
    <w:rsid w:val="003307D7"/>
    <w:rsid w:val="00330E11"/>
    <w:rsid w:val="003311E4"/>
    <w:rsid w:val="00331421"/>
    <w:rsid w:val="00331488"/>
    <w:rsid w:val="00331A47"/>
    <w:rsid w:val="00331DF6"/>
    <w:rsid w:val="00331EFB"/>
    <w:rsid w:val="00331FFA"/>
    <w:rsid w:val="00332008"/>
    <w:rsid w:val="0033299A"/>
    <w:rsid w:val="00332EC8"/>
    <w:rsid w:val="0033324D"/>
    <w:rsid w:val="00333715"/>
    <w:rsid w:val="00333A23"/>
    <w:rsid w:val="00333D6B"/>
    <w:rsid w:val="003340CC"/>
    <w:rsid w:val="00334AD4"/>
    <w:rsid w:val="00335010"/>
    <w:rsid w:val="003351C7"/>
    <w:rsid w:val="003354EE"/>
    <w:rsid w:val="0033559A"/>
    <w:rsid w:val="003355E1"/>
    <w:rsid w:val="00335B7B"/>
    <w:rsid w:val="00336044"/>
    <w:rsid w:val="00336052"/>
    <w:rsid w:val="00336CDD"/>
    <w:rsid w:val="0033759F"/>
    <w:rsid w:val="003376F1"/>
    <w:rsid w:val="0034009A"/>
    <w:rsid w:val="0034017D"/>
    <w:rsid w:val="0034020F"/>
    <w:rsid w:val="003403DA"/>
    <w:rsid w:val="00340699"/>
    <w:rsid w:val="0034072B"/>
    <w:rsid w:val="00340827"/>
    <w:rsid w:val="00340924"/>
    <w:rsid w:val="00340FAC"/>
    <w:rsid w:val="003411E9"/>
    <w:rsid w:val="00341BFB"/>
    <w:rsid w:val="003421B9"/>
    <w:rsid w:val="0034236D"/>
    <w:rsid w:val="00342596"/>
    <w:rsid w:val="00342909"/>
    <w:rsid w:val="00342F26"/>
    <w:rsid w:val="00343BFF"/>
    <w:rsid w:val="003444B1"/>
    <w:rsid w:val="00344792"/>
    <w:rsid w:val="003449DD"/>
    <w:rsid w:val="003449DE"/>
    <w:rsid w:val="003449F4"/>
    <w:rsid w:val="00344C56"/>
    <w:rsid w:val="00344D03"/>
    <w:rsid w:val="00344D97"/>
    <w:rsid w:val="00344EDB"/>
    <w:rsid w:val="003452E0"/>
    <w:rsid w:val="003454A6"/>
    <w:rsid w:val="003464D4"/>
    <w:rsid w:val="00346764"/>
    <w:rsid w:val="00346C5F"/>
    <w:rsid w:val="00346EE3"/>
    <w:rsid w:val="0034749A"/>
    <w:rsid w:val="003478AD"/>
    <w:rsid w:val="00347941"/>
    <w:rsid w:val="00347D93"/>
    <w:rsid w:val="003502D0"/>
    <w:rsid w:val="003504A8"/>
    <w:rsid w:val="00350A5B"/>
    <w:rsid w:val="00350BEE"/>
    <w:rsid w:val="00350D88"/>
    <w:rsid w:val="00350D8E"/>
    <w:rsid w:val="0035104E"/>
    <w:rsid w:val="003511B1"/>
    <w:rsid w:val="00351431"/>
    <w:rsid w:val="00351629"/>
    <w:rsid w:val="003519B7"/>
    <w:rsid w:val="00351F1E"/>
    <w:rsid w:val="00352526"/>
    <w:rsid w:val="00352621"/>
    <w:rsid w:val="00352D2D"/>
    <w:rsid w:val="00352F2F"/>
    <w:rsid w:val="00353411"/>
    <w:rsid w:val="0035386C"/>
    <w:rsid w:val="00353902"/>
    <w:rsid w:val="00353A2B"/>
    <w:rsid w:val="00353DC0"/>
    <w:rsid w:val="00354275"/>
    <w:rsid w:val="0035442F"/>
    <w:rsid w:val="0035455E"/>
    <w:rsid w:val="003545FB"/>
    <w:rsid w:val="003546AA"/>
    <w:rsid w:val="0035495C"/>
    <w:rsid w:val="00355337"/>
    <w:rsid w:val="003558EA"/>
    <w:rsid w:val="00355CAC"/>
    <w:rsid w:val="00355E49"/>
    <w:rsid w:val="00356581"/>
    <w:rsid w:val="00356D75"/>
    <w:rsid w:val="0035725C"/>
    <w:rsid w:val="00357784"/>
    <w:rsid w:val="003579BC"/>
    <w:rsid w:val="003579DE"/>
    <w:rsid w:val="00357A55"/>
    <w:rsid w:val="00357BEA"/>
    <w:rsid w:val="003604A8"/>
    <w:rsid w:val="00360912"/>
    <w:rsid w:val="0036096C"/>
    <w:rsid w:val="00360B8F"/>
    <w:rsid w:val="00360C68"/>
    <w:rsid w:val="00360D2C"/>
    <w:rsid w:val="0036163B"/>
    <w:rsid w:val="00361ECD"/>
    <w:rsid w:val="00361F96"/>
    <w:rsid w:val="0036278F"/>
    <w:rsid w:val="003629C9"/>
    <w:rsid w:val="00362BC2"/>
    <w:rsid w:val="00362DFA"/>
    <w:rsid w:val="0036312B"/>
    <w:rsid w:val="003631D1"/>
    <w:rsid w:val="00363B9C"/>
    <w:rsid w:val="00363CB9"/>
    <w:rsid w:val="00364297"/>
    <w:rsid w:val="003643EB"/>
    <w:rsid w:val="00364439"/>
    <w:rsid w:val="00364538"/>
    <w:rsid w:val="0036474E"/>
    <w:rsid w:val="003649AE"/>
    <w:rsid w:val="00364DBF"/>
    <w:rsid w:val="0036514D"/>
    <w:rsid w:val="00365A3F"/>
    <w:rsid w:val="00365CE4"/>
    <w:rsid w:val="00365D49"/>
    <w:rsid w:val="00366489"/>
    <w:rsid w:val="0036662A"/>
    <w:rsid w:val="00366921"/>
    <w:rsid w:val="003673B7"/>
    <w:rsid w:val="003673F6"/>
    <w:rsid w:val="00367424"/>
    <w:rsid w:val="0036772D"/>
    <w:rsid w:val="00367BD9"/>
    <w:rsid w:val="00367CD2"/>
    <w:rsid w:val="00367D7C"/>
    <w:rsid w:val="003700E9"/>
    <w:rsid w:val="00370231"/>
    <w:rsid w:val="00370462"/>
    <w:rsid w:val="003707A5"/>
    <w:rsid w:val="00370C77"/>
    <w:rsid w:val="00370D46"/>
    <w:rsid w:val="00371094"/>
    <w:rsid w:val="00371554"/>
    <w:rsid w:val="00371A47"/>
    <w:rsid w:val="00371C90"/>
    <w:rsid w:val="0037216B"/>
    <w:rsid w:val="0037224F"/>
    <w:rsid w:val="003722E2"/>
    <w:rsid w:val="00372602"/>
    <w:rsid w:val="003726D8"/>
    <w:rsid w:val="003727D1"/>
    <w:rsid w:val="0037323E"/>
    <w:rsid w:val="003733F8"/>
    <w:rsid w:val="0037371F"/>
    <w:rsid w:val="00373A56"/>
    <w:rsid w:val="00373A59"/>
    <w:rsid w:val="00373A82"/>
    <w:rsid w:val="00373F2A"/>
    <w:rsid w:val="003741C0"/>
    <w:rsid w:val="003747AC"/>
    <w:rsid w:val="00374840"/>
    <w:rsid w:val="00374C02"/>
    <w:rsid w:val="00374F91"/>
    <w:rsid w:val="00375602"/>
    <w:rsid w:val="003757DA"/>
    <w:rsid w:val="00375B9D"/>
    <w:rsid w:val="00375CF7"/>
    <w:rsid w:val="0037612D"/>
    <w:rsid w:val="003764E3"/>
    <w:rsid w:val="003769BB"/>
    <w:rsid w:val="00376AF8"/>
    <w:rsid w:val="003770E4"/>
    <w:rsid w:val="00377745"/>
    <w:rsid w:val="00377D89"/>
    <w:rsid w:val="00377E28"/>
    <w:rsid w:val="00377E87"/>
    <w:rsid w:val="00377F36"/>
    <w:rsid w:val="003801B9"/>
    <w:rsid w:val="0038029D"/>
    <w:rsid w:val="003802E1"/>
    <w:rsid w:val="003804C6"/>
    <w:rsid w:val="00380529"/>
    <w:rsid w:val="0038094C"/>
    <w:rsid w:val="00380E5E"/>
    <w:rsid w:val="00380EB3"/>
    <w:rsid w:val="00380F77"/>
    <w:rsid w:val="00381A63"/>
    <w:rsid w:val="00382D17"/>
    <w:rsid w:val="00382E4E"/>
    <w:rsid w:val="003832A5"/>
    <w:rsid w:val="00383E4D"/>
    <w:rsid w:val="00383E81"/>
    <w:rsid w:val="0038421F"/>
    <w:rsid w:val="003842EF"/>
    <w:rsid w:val="003844DC"/>
    <w:rsid w:val="00384A9A"/>
    <w:rsid w:val="00384D54"/>
    <w:rsid w:val="003860AE"/>
    <w:rsid w:val="00386136"/>
    <w:rsid w:val="00386379"/>
    <w:rsid w:val="00386FBC"/>
    <w:rsid w:val="00387D34"/>
    <w:rsid w:val="00390CE0"/>
    <w:rsid w:val="00391DCB"/>
    <w:rsid w:val="00391E61"/>
    <w:rsid w:val="00391F18"/>
    <w:rsid w:val="00392219"/>
    <w:rsid w:val="00393006"/>
    <w:rsid w:val="00393421"/>
    <w:rsid w:val="00393670"/>
    <w:rsid w:val="003937A7"/>
    <w:rsid w:val="00393AED"/>
    <w:rsid w:val="00394BE1"/>
    <w:rsid w:val="00395215"/>
    <w:rsid w:val="00395519"/>
    <w:rsid w:val="0039571B"/>
    <w:rsid w:val="00395B29"/>
    <w:rsid w:val="00395F85"/>
    <w:rsid w:val="003961AF"/>
    <w:rsid w:val="0039672D"/>
    <w:rsid w:val="00396B25"/>
    <w:rsid w:val="00396E7C"/>
    <w:rsid w:val="00397074"/>
    <w:rsid w:val="00397537"/>
    <w:rsid w:val="003975B5"/>
    <w:rsid w:val="00397946"/>
    <w:rsid w:val="00397A0D"/>
    <w:rsid w:val="003A04CD"/>
    <w:rsid w:val="003A0927"/>
    <w:rsid w:val="003A0AC8"/>
    <w:rsid w:val="003A0D14"/>
    <w:rsid w:val="003A1003"/>
    <w:rsid w:val="003A1320"/>
    <w:rsid w:val="003A1E5B"/>
    <w:rsid w:val="003A222D"/>
    <w:rsid w:val="003A2AFF"/>
    <w:rsid w:val="003A2D5D"/>
    <w:rsid w:val="003A2DD7"/>
    <w:rsid w:val="003A2FBD"/>
    <w:rsid w:val="003A36A6"/>
    <w:rsid w:val="003A38F5"/>
    <w:rsid w:val="003A3924"/>
    <w:rsid w:val="003A3A42"/>
    <w:rsid w:val="003A406B"/>
    <w:rsid w:val="003A44EE"/>
    <w:rsid w:val="003A5088"/>
    <w:rsid w:val="003A50B7"/>
    <w:rsid w:val="003A51DD"/>
    <w:rsid w:val="003A55DA"/>
    <w:rsid w:val="003A66FC"/>
    <w:rsid w:val="003A7975"/>
    <w:rsid w:val="003A7CE8"/>
    <w:rsid w:val="003B080C"/>
    <w:rsid w:val="003B0DDB"/>
    <w:rsid w:val="003B111A"/>
    <w:rsid w:val="003B12DA"/>
    <w:rsid w:val="003B18A7"/>
    <w:rsid w:val="003B1AEC"/>
    <w:rsid w:val="003B1E1A"/>
    <w:rsid w:val="003B1ED5"/>
    <w:rsid w:val="003B1F1A"/>
    <w:rsid w:val="003B2085"/>
    <w:rsid w:val="003B2101"/>
    <w:rsid w:val="003B22B2"/>
    <w:rsid w:val="003B2AC2"/>
    <w:rsid w:val="003B2C37"/>
    <w:rsid w:val="003B2D90"/>
    <w:rsid w:val="003B2FA0"/>
    <w:rsid w:val="003B3302"/>
    <w:rsid w:val="003B3D0D"/>
    <w:rsid w:val="003B462D"/>
    <w:rsid w:val="003B4655"/>
    <w:rsid w:val="003B4FC4"/>
    <w:rsid w:val="003B5004"/>
    <w:rsid w:val="003B51C7"/>
    <w:rsid w:val="003B53EC"/>
    <w:rsid w:val="003B555E"/>
    <w:rsid w:val="003B60F5"/>
    <w:rsid w:val="003B64F7"/>
    <w:rsid w:val="003B725C"/>
    <w:rsid w:val="003C0860"/>
    <w:rsid w:val="003C1202"/>
    <w:rsid w:val="003C13FE"/>
    <w:rsid w:val="003C16C0"/>
    <w:rsid w:val="003C198A"/>
    <w:rsid w:val="003C1C07"/>
    <w:rsid w:val="003C252B"/>
    <w:rsid w:val="003C2A3B"/>
    <w:rsid w:val="003C2B25"/>
    <w:rsid w:val="003C2F71"/>
    <w:rsid w:val="003C2FA2"/>
    <w:rsid w:val="003C34F2"/>
    <w:rsid w:val="003C3B87"/>
    <w:rsid w:val="003C426C"/>
    <w:rsid w:val="003C4282"/>
    <w:rsid w:val="003C4918"/>
    <w:rsid w:val="003C4C93"/>
    <w:rsid w:val="003C5130"/>
    <w:rsid w:val="003C57EF"/>
    <w:rsid w:val="003C5974"/>
    <w:rsid w:val="003C7273"/>
    <w:rsid w:val="003C7AFF"/>
    <w:rsid w:val="003D0439"/>
    <w:rsid w:val="003D0D54"/>
    <w:rsid w:val="003D1300"/>
    <w:rsid w:val="003D133C"/>
    <w:rsid w:val="003D1668"/>
    <w:rsid w:val="003D17D4"/>
    <w:rsid w:val="003D1AA7"/>
    <w:rsid w:val="003D2024"/>
    <w:rsid w:val="003D20A6"/>
    <w:rsid w:val="003D2250"/>
    <w:rsid w:val="003D2332"/>
    <w:rsid w:val="003D348B"/>
    <w:rsid w:val="003D34AA"/>
    <w:rsid w:val="003D3F91"/>
    <w:rsid w:val="003D4202"/>
    <w:rsid w:val="003D4204"/>
    <w:rsid w:val="003D4A4F"/>
    <w:rsid w:val="003D53D1"/>
    <w:rsid w:val="003D6091"/>
    <w:rsid w:val="003D69B0"/>
    <w:rsid w:val="003D7023"/>
    <w:rsid w:val="003D7118"/>
    <w:rsid w:val="003D7B21"/>
    <w:rsid w:val="003D7E79"/>
    <w:rsid w:val="003E00D1"/>
    <w:rsid w:val="003E076C"/>
    <w:rsid w:val="003E0788"/>
    <w:rsid w:val="003E1D47"/>
    <w:rsid w:val="003E2509"/>
    <w:rsid w:val="003E26B3"/>
    <w:rsid w:val="003E29F5"/>
    <w:rsid w:val="003E2B71"/>
    <w:rsid w:val="003E3C04"/>
    <w:rsid w:val="003E3DD1"/>
    <w:rsid w:val="003E408C"/>
    <w:rsid w:val="003E420A"/>
    <w:rsid w:val="003E5543"/>
    <w:rsid w:val="003E5901"/>
    <w:rsid w:val="003E5EF7"/>
    <w:rsid w:val="003E618B"/>
    <w:rsid w:val="003E6791"/>
    <w:rsid w:val="003E7D47"/>
    <w:rsid w:val="003E7EE4"/>
    <w:rsid w:val="003F0382"/>
    <w:rsid w:val="003F0B46"/>
    <w:rsid w:val="003F0E25"/>
    <w:rsid w:val="003F103A"/>
    <w:rsid w:val="003F10D9"/>
    <w:rsid w:val="003F1A9D"/>
    <w:rsid w:val="003F1B58"/>
    <w:rsid w:val="003F1CE0"/>
    <w:rsid w:val="003F20D7"/>
    <w:rsid w:val="003F227C"/>
    <w:rsid w:val="003F2E8D"/>
    <w:rsid w:val="003F3648"/>
    <w:rsid w:val="003F383A"/>
    <w:rsid w:val="003F3C4A"/>
    <w:rsid w:val="003F3D02"/>
    <w:rsid w:val="003F3D78"/>
    <w:rsid w:val="003F3FE0"/>
    <w:rsid w:val="003F41D3"/>
    <w:rsid w:val="003F45F6"/>
    <w:rsid w:val="003F4A77"/>
    <w:rsid w:val="003F53D3"/>
    <w:rsid w:val="003F55C1"/>
    <w:rsid w:val="003F575D"/>
    <w:rsid w:val="003F5FD1"/>
    <w:rsid w:val="003F6464"/>
    <w:rsid w:val="003F684F"/>
    <w:rsid w:val="003F7446"/>
    <w:rsid w:val="003F751D"/>
    <w:rsid w:val="003F7ABA"/>
    <w:rsid w:val="003F7B70"/>
    <w:rsid w:val="004002F6"/>
    <w:rsid w:val="00400306"/>
    <w:rsid w:val="00400847"/>
    <w:rsid w:val="00400C5D"/>
    <w:rsid w:val="00400D0E"/>
    <w:rsid w:val="00401126"/>
    <w:rsid w:val="0040121F"/>
    <w:rsid w:val="00401852"/>
    <w:rsid w:val="00401968"/>
    <w:rsid w:val="00401A52"/>
    <w:rsid w:val="00401B33"/>
    <w:rsid w:val="00402085"/>
    <w:rsid w:val="00402888"/>
    <w:rsid w:val="00403170"/>
    <w:rsid w:val="004033C7"/>
    <w:rsid w:val="0040367E"/>
    <w:rsid w:val="00403683"/>
    <w:rsid w:val="00403779"/>
    <w:rsid w:val="0040389C"/>
    <w:rsid w:val="0040420B"/>
    <w:rsid w:val="0040424D"/>
    <w:rsid w:val="004042DB"/>
    <w:rsid w:val="0040467E"/>
    <w:rsid w:val="0040498A"/>
    <w:rsid w:val="004058BB"/>
    <w:rsid w:val="00406163"/>
    <w:rsid w:val="00406E74"/>
    <w:rsid w:val="00407232"/>
    <w:rsid w:val="00407C1B"/>
    <w:rsid w:val="0041030C"/>
    <w:rsid w:val="00410A30"/>
    <w:rsid w:val="00410AB5"/>
    <w:rsid w:val="00411172"/>
    <w:rsid w:val="0041142D"/>
    <w:rsid w:val="00411598"/>
    <w:rsid w:val="00411C14"/>
    <w:rsid w:val="00411D5F"/>
    <w:rsid w:val="00411EB9"/>
    <w:rsid w:val="00411F02"/>
    <w:rsid w:val="004124C7"/>
    <w:rsid w:val="0041268F"/>
    <w:rsid w:val="004126C3"/>
    <w:rsid w:val="00412C50"/>
    <w:rsid w:val="00412CCA"/>
    <w:rsid w:val="004131F6"/>
    <w:rsid w:val="0041327C"/>
    <w:rsid w:val="00413AC5"/>
    <w:rsid w:val="00415042"/>
    <w:rsid w:val="0041535E"/>
    <w:rsid w:val="004158FC"/>
    <w:rsid w:val="00415B91"/>
    <w:rsid w:val="00415C0E"/>
    <w:rsid w:val="004163AE"/>
    <w:rsid w:val="0041648D"/>
    <w:rsid w:val="00416533"/>
    <w:rsid w:val="00416F42"/>
    <w:rsid w:val="0041711B"/>
    <w:rsid w:val="0041769D"/>
    <w:rsid w:val="00417AF2"/>
    <w:rsid w:val="00417EF5"/>
    <w:rsid w:val="00417F24"/>
    <w:rsid w:val="00421166"/>
    <w:rsid w:val="00421438"/>
    <w:rsid w:val="004215EB"/>
    <w:rsid w:val="00421764"/>
    <w:rsid w:val="00421932"/>
    <w:rsid w:val="00421ED5"/>
    <w:rsid w:val="004225E2"/>
    <w:rsid w:val="004226C7"/>
    <w:rsid w:val="00422BE9"/>
    <w:rsid w:val="00422D4E"/>
    <w:rsid w:val="0042333C"/>
    <w:rsid w:val="00423DA6"/>
    <w:rsid w:val="00423F5C"/>
    <w:rsid w:val="0042410E"/>
    <w:rsid w:val="00424453"/>
    <w:rsid w:val="0042446B"/>
    <w:rsid w:val="0042475E"/>
    <w:rsid w:val="00424A0B"/>
    <w:rsid w:val="00424D09"/>
    <w:rsid w:val="00424D45"/>
    <w:rsid w:val="00424F5B"/>
    <w:rsid w:val="00425083"/>
    <w:rsid w:val="004253F3"/>
    <w:rsid w:val="00425B8D"/>
    <w:rsid w:val="00425D42"/>
    <w:rsid w:val="00425DD8"/>
    <w:rsid w:val="00426FA8"/>
    <w:rsid w:val="004271E5"/>
    <w:rsid w:val="0042734A"/>
    <w:rsid w:val="0042737C"/>
    <w:rsid w:val="004279F0"/>
    <w:rsid w:val="00427A4F"/>
    <w:rsid w:val="004300B3"/>
    <w:rsid w:val="004303A0"/>
    <w:rsid w:val="00430430"/>
    <w:rsid w:val="004304DB"/>
    <w:rsid w:val="004307C5"/>
    <w:rsid w:val="004309A7"/>
    <w:rsid w:val="00430ACF"/>
    <w:rsid w:val="00430D1E"/>
    <w:rsid w:val="004312D2"/>
    <w:rsid w:val="00431786"/>
    <w:rsid w:val="00431DCA"/>
    <w:rsid w:val="00432308"/>
    <w:rsid w:val="004323B3"/>
    <w:rsid w:val="00432EF9"/>
    <w:rsid w:val="00433531"/>
    <w:rsid w:val="00433750"/>
    <w:rsid w:val="00434117"/>
    <w:rsid w:val="004341C2"/>
    <w:rsid w:val="004346D7"/>
    <w:rsid w:val="00434DD7"/>
    <w:rsid w:val="004356A3"/>
    <w:rsid w:val="00435EF1"/>
    <w:rsid w:val="004363B5"/>
    <w:rsid w:val="00436F37"/>
    <w:rsid w:val="00437034"/>
    <w:rsid w:val="004370F3"/>
    <w:rsid w:val="0043744A"/>
    <w:rsid w:val="00437F98"/>
    <w:rsid w:val="00440300"/>
    <w:rsid w:val="0044035A"/>
    <w:rsid w:val="00440617"/>
    <w:rsid w:val="004411B7"/>
    <w:rsid w:val="0044124A"/>
    <w:rsid w:val="004413C8"/>
    <w:rsid w:val="00441533"/>
    <w:rsid w:val="0044164D"/>
    <w:rsid w:val="00442717"/>
    <w:rsid w:val="00442A40"/>
    <w:rsid w:val="00442E6F"/>
    <w:rsid w:val="004433EB"/>
    <w:rsid w:val="00443430"/>
    <w:rsid w:val="004434FD"/>
    <w:rsid w:val="00443B98"/>
    <w:rsid w:val="00443DE3"/>
    <w:rsid w:val="004443BA"/>
    <w:rsid w:val="00444E87"/>
    <w:rsid w:val="00444F1E"/>
    <w:rsid w:val="0044565E"/>
    <w:rsid w:val="00445842"/>
    <w:rsid w:val="0044607F"/>
    <w:rsid w:val="00446973"/>
    <w:rsid w:val="00446A6C"/>
    <w:rsid w:val="00446BB3"/>
    <w:rsid w:val="00446C2E"/>
    <w:rsid w:val="00446E19"/>
    <w:rsid w:val="0044710F"/>
    <w:rsid w:val="004471A2"/>
    <w:rsid w:val="004472DE"/>
    <w:rsid w:val="004474E4"/>
    <w:rsid w:val="004477E4"/>
    <w:rsid w:val="00447828"/>
    <w:rsid w:val="00447CE3"/>
    <w:rsid w:val="004502A9"/>
    <w:rsid w:val="00450602"/>
    <w:rsid w:val="004506B1"/>
    <w:rsid w:val="00450C95"/>
    <w:rsid w:val="00451CD0"/>
    <w:rsid w:val="00452301"/>
    <w:rsid w:val="0045240C"/>
    <w:rsid w:val="00452645"/>
    <w:rsid w:val="00452D5C"/>
    <w:rsid w:val="0045316E"/>
    <w:rsid w:val="00453257"/>
    <w:rsid w:val="00454C61"/>
    <w:rsid w:val="00454DE9"/>
    <w:rsid w:val="00454FC9"/>
    <w:rsid w:val="00455124"/>
    <w:rsid w:val="004556B7"/>
    <w:rsid w:val="00455BC2"/>
    <w:rsid w:val="00455D5B"/>
    <w:rsid w:val="004560B1"/>
    <w:rsid w:val="00456131"/>
    <w:rsid w:val="00456721"/>
    <w:rsid w:val="004573E8"/>
    <w:rsid w:val="004576B0"/>
    <w:rsid w:val="00457ED1"/>
    <w:rsid w:val="00460256"/>
    <w:rsid w:val="004603F8"/>
    <w:rsid w:val="0046126C"/>
    <w:rsid w:val="004613F7"/>
    <w:rsid w:val="004615E5"/>
    <w:rsid w:val="00461C31"/>
    <w:rsid w:val="00461D84"/>
    <w:rsid w:val="00461D9F"/>
    <w:rsid w:val="00461F1F"/>
    <w:rsid w:val="00462029"/>
    <w:rsid w:val="00462373"/>
    <w:rsid w:val="00462718"/>
    <w:rsid w:val="00462967"/>
    <w:rsid w:val="004630D7"/>
    <w:rsid w:val="0046311D"/>
    <w:rsid w:val="00463279"/>
    <w:rsid w:val="00463393"/>
    <w:rsid w:val="0046386D"/>
    <w:rsid w:val="00463ADB"/>
    <w:rsid w:val="00463B50"/>
    <w:rsid w:val="00463DBC"/>
    <w:rsid w:val="00464CB5"/>
    <w:rsid w:val="00464FD3"/>
    <w:rsid w:val="0046618F"/>
    <w:rsid w:val="0046698C"/>
    <w:rsid w:val="0046720B"/>
    <w:rsid w:val="004673FC"/>
    <w:rsid w:val="004675F6"/>
    <w:rsid w:val="00467800"/>
    <w:rsid w:val="00467A7A"/>
    <w:rsid w:val="00467F85"/>
    <w:rsid w:val="004714BD"/>
    <w:rsid w:val="004716D8"/>
    <w:rsid w:val="004717AA"/>
    <w:rsid w:val="00471839"/>
    <w:rsid w:val="00471B90"/>
    <w:rsid w:val="00471EBE"/>
    <w:rsid w:val="00472240"/>
    <w:rsid w:val="0047238F"/>
    <w:rsid w:val="0047257C"/>
    <w:rsid w:val="0047296C"/>
    <w:rsid w:val="00472E72"/>
    <w:rsid w:val="00472F23"/>
    <w:rsid w:val="0047300A"/>
    <w:rsid w:val="00473129"/>
    <w:rsid w:val="00473159"/>
    <w:rsid w:val="004734AC"/>
    <w:rsid w:val="004735D7"/>
    <w:rsid w:val="004736F4"/>
    <w:rsid w:val="00474536"/>
    <w:rsid w:val="004748F8"/>
    <w:rsid w:val="00475D05"/>
    <w:rsid w:val="00475D62"/>
    <w:rsid w:val="004761AC"/>
    <w:rsid w:val="00476B7F"/>
    <w:rsid w:val="00476E71"/>
    <w:rsid w:val="00477150"/>
    <w:rsid w:val="004777F2"/>
    <w:rsid w:val="004808B7"/>
    <w:rsid w:val="004809CD"/>
    <w:rsid w:val="00480D3F"/>
    <w:rsid w:val="00480FF7"/>
    <w:rsid w:val="00481160"/>
    <w:rsid w:val="00481488"/>
    <w:rsid w:val="00481511"/>
    <w:rsid w:val="00481559"/>
    <w:rsid w:val="004815C9"/>
    <w:rsid w:val="00481677"/>
    <w:rsid w:val="00482214"/>
    <w:rsid w:val="00482562"/>
    <w:rsid w:val="004828E0"/>
    <w:rsid w:val="00482DAB"/>
    <w:rsid w:val="00482EAE"/>
    <w:rsid w:val="00483A62"/>
    <w:rsid w:val="00483FAC"/>
    <w:rsid w:val="004841A1"/>
    <w:rsid w:val="00484779"/>
    <w:rsid w:val="004847BE"/>
    <w:rsid w:val="004848D4"/>
    <w:rsid w:val="00484AF3"/>
    <w:rsid w:val="0048534D"/>
    <w:rsid w:val="00485E5D"/>
    <w:rsid w:val="0048611F"/>
    <w:rsid w:val="004866A8"/>
    <w:rsid w:val="00486870"/>
    <w:rsid w:val="00486962"/>
    <w:rsid w:val="004904C2"/>
    <w:rsid w:val="004906F5"/>
    <w:rsid w:val="00490A85"/>
    <w:rsid w:val="00490ADF"/>
    <w:rsid w:val="00490C28"/>
    <w:rsid w:val="00490F6D"/>
    <w:rsid w:val="0049133C"/>
    <w:rsid w:val="00491C7B"/>
    <w:rsid w:val="00491D13"/>
    <w:rsid w:val="00491DA3"/>
    <w:rsid w:val="00491E2C"/>
    <w:rsid w:val="0049214E"/>
    <w:rsid w:val="00492E5C"/>
    <w:rsid w:val="00492FD5"/>
    <w:rsid w:val="004930F5"/>
    <w:rsid w:val="00493C37"/>
    <w:rsid w:val="00493C74"/>
    <w:rsid w:val="00493DAC"/>
    <w:rsid w:val="004942ED"/>
    <w:rsid w:val="004942F4"/>
    <w:rsid w:val="00494EBC"/>
    <w:rsid w:val="00494FE3"/>
    <w:rsid w:val="0049610A"/>
    <w:rsid w:val="0049641F"/>
    <w:rsid w:val="0049663B"/>
    <w:rsid w:val="0049688B"/>
    <w:rsid w:val="00496BDB"/>
    <w:rsid w:val="00496BDE"/>
    <w:rsid w:val="00496C67"/>
    <w:rsid w:val="004977E8"/>
    <w:rsid w:val="00497E76"/>
    <w:rsid w:val="00497E81"/>
    <w:rsid w:val="004A06AF"/>
    <w:rsid w:val="004A0829"/>
    <w:rsid w:val="004A082B"/>
    <w:rsid w:val="004A0B6D"/>
    <w:rsid w:val="004A1768"/>
    <w:rsid w:val="004A19D7"/>
    <w:rsid w:val="004A1BCE"/>
    <w:rsid w:val="004A237F"/>
    <w:rsid w:val="004A23FC"/>
    <w:rsid w:val="004A243A"/>
    <w:rsid w:val="004A24BE"/>
    <w:rsid w:val="004A2F70"/>
    <w:rsid w:val="004A360D"/>
    <w:rsid w:val="004A392C"/>
    <w:rsid w:val="004A397B"/>
    <w:rsid w:val="004A45E4"/>
    <w:rsid w:val="004A48FF"/>
    <w:rsid w:val="004A4A9F"/>
    <w:rsid w:val="004A4BBD"/>
    <w:rsid w:val="004A4EAA"/>
    <w:rsid w:val="004A572C"/>
    <w:rsid w:val="004A5D59"/>
    <w:rsid w:val="004A5F69"/>
    <w:rsid w:val="004A6027"/>
    <w:rsid w:val="004A602A"/>
    <w:rsid w:val="004A612A"/>
    <w:rsid w:val="004A63ED"/>
    <w:rsid w:val="004A6777"/>
    <w:rsid w:val="004A6DAF"/>
    <w:rsid w:val="004A75B8"/>
    <w:rsid w:val="004A76A7"/>
    <w:rsid w:val="004A77E2"/>
    <w:rsid w:val="004A78A8"/>
    <w:rsid w:val="004A7AF2"/>
    <w:rsid w:val="004A7D29"/>
    <w:rsid w:val="004A7DB1"/>
    <w:rsid w:val="004A7F65"/>
    <w:rsid w:val="004B0331"/>
    <w:rsid w:val="004B053B"/>
    <w:rsid w:val="004B07A5"/>
    <w:rsid w:val="004B168D"/>
    <w:rsid w:val="004B1942"/>
    <w:rsid w:val="004B2777"/>
    <w:rsid w:val="004B291A"/>
    <w:rsid w:val="004B2B1A"/>
    <w:rsid w:val="004B2F58"/>
    <w:rsid w:val="004B3602"/>
    <w:rsid w:val="004B3B1C"/>
    <w:rsid w:val="004B3B90"/>
    <w:rsid w:val="004B3F4B"/>
    <w:rsid w:val="004B42A3"/>
    <w:rsid w:val="004B42B8"/>
    <w:rsid w:val="004B4A59"/>
    <w:rsid w:val="004B5753"/>
    <w:rsid w:val="004B5F22"/>
    <w:rsid w:val="004B6271"/>
    <w:rsid w:val="004B65B6"/>
    <w:rsid w:val="004B6CEE"/>
    <w:rsid w:val="004B6F21"/>
    <w:rsid w:val="004B7790"/>
    <w:rsid w:val="004C00D6"/>
    <w:rsid w:val="004C023E"/>
    <w:rsid w:val="004C02D0"/>
    <w:rsid w:val="004C0363"/>
    <w:rsid w:val="004C0A34"/>
    <w:rsid w:val="004C0AB6"/>
    <w:rsid w:val="004C0BE2"/>
    <w:rsid w:val="004C0C98"/>
    <w:rsid w:val="004C0DB7"/>
    <w:rsid w:val="004C103B"/>
    <w:rsid w:val="004C2430"/>
    <w:rsid w:val="004C2B84"/>
    <w:rsid w:val="004C2C0E"/>
    <w:rsid w:val="004C2CE5"/>
    <w:rsid w:val="004C30F4"/>
    <w:rsid w:val="004C3396"/>
    <w:rsid w:val="004C3417"/>
    <w:rsid w:val="004C3B3C"/>
    <w:rsid w:val="004C4230"/>
    <w:rsid w:val="004C4439"/>
    <w:rsid w:val="004C44AA"/>
    <w:rsid w:val="004C4D16"/>
    <w:rsid w:val="004C5213"/>
    <w:rsid w:val="004C684B"/>
    <w:rsid w:val="004C69DF"/>
    <w:rsid w:val="004C6C46"/>
    <w:rsid w:val="004C6F22"/>
    <w:rsid w:val="004C6FB4"/>
    <w:rsid w:val="004C740C"/>
    <w:rsid w:val="004C7973"/>
    <w:rsid w:val="004D0128"/>
    <w:rsid w:val="004D022E"/>
    <w:rsid w:val="004D0BC1"/>
    <w:rsid w:val="004D0C4C"/>
    <w:rsid w:val="004D1207"/>
    <w:rsid w:val="004D147B"/>
    <w:rsid w:val="004D15CB"/>
    <w:rsid w:val="004D1702"/>
    <w:rsid w:val="004D1E68"/>
    <w:rsid w:val="004D1F17"/>
    <w:rsid w:val="004D2036"/>
    <w:rsid w:val="004D2246"/>
    <w:rsid w:val="004D23FB"/>
    <w:rsid w:val="004D2A85"/>
    <w:rsid w:val="004D35C5"/>
    <w:rsid w:val="004D3794"/>
    <w:rsid w:val="004D415E"/>
    <w:rsid w:val="004D44F2"/>
    <w:rsid w:val="004D4824"/>
    <w:rsid w:val="004D4BC6"/>
    <w:rsid w:val="004D4C22"/>
    <w:rsid w:val="004D5481"/>
    <w:rsid w:val="004D5C6A"/>
    <w:rsid w:val="004D619D"/>
    <w:rsid w:val="004D6377"/>
    <w:rsid w:val="004D6ACC"/>
    <w:rsid w:val="004D6AF5"/>
    <w:rsid w:val="004D6E37"/>
    <w:rsid w:val="004D7AB9"/>
    <w:rsid w:val="004D7B05"/>
    <w:rsid w:val="004D7C13"/>
    <w:rsid w:val="004E01C5"/>
    <w:rsid w:val="004E0DDA"/>
    <w:rsid w:val="004E16C8"/>
    <w:rsid w:val="004E1AC9"/>
    <w:rsid w:val="004E251F"/>
    <w:rsid w:val="004E262D"/>
    <w:rsid w:val="004E2763"/>
    <w:rsid w:val="004E282A"/>
    <w:rsid w:val="004E2EF4"/>
    <w:rsid w:val="004E3104"/>
    <w:rsid w:val="004E3C53"/>
    <w:rsid w:val="004E47BC"/>
    <w:rsid w:val="004E4860"/>
    <w:rsid w:val="004E4A2F"/>
    <w:rsid w:val="004E512B"/>
    <w:rsid w:val="004E5139"/>
    <w:rsid w:val="004E5476"/>
    <w:rsid w:val="004E56D2"/>
    <w:rsid w:val="004E5CB6"/>
    <w:rsid w:val="004E5D23"/>
    <w:rsid w:val="004E5F0D"/>
    <w:rsid w:val="004E6470"/>
    <w:rsid w:val="004E65BF"/>
    <w:rsid w:val="004E6683"/>
    <w:rsid w:val="004E67C9"/>
    <w:rsid w:val="004E6912"/>
    <w:rsid w:val="004E7154"/>
    <w:rsid w:val="004E72A6"/>
    <w:rsid w:val="004E731E"/>
    <w:rsid w:val="004E7523"/>
    <w:rsid w:val="004E7BA5"/>
    <w:rsid w:val="004E7E36"/>
    <w:rsid w:val="004E7E74"/>
    <w:rsid w:val="004E7FD5"/>
    <w:rsid w:val="004F01A2"/>
    <w:rsid w:val="004F0629"/>
    <w:rsid w:val="004F0846"/>
    <w:rsid w:val="004F09C8"/>
    <w:rsid w:val="004F10B6"/>
    <w:rsid w:val="004F1139"/>
    <w:rsid w:val="004F115E"/>
    <w:rsid w:val="004F1505"/>
    <w:rsid w:val="004F160E"/>
    <w:rsid w:val="004F2653"/>
    <w:rsid w:val="004F26C7"/>
    <w:rsid w:val="004F324D"/>
    <w:rsid w:val="004F351D"/>
    <w:rsid w:val="004F3F10"/>
    <w:rsid w:val="004F3F6C"/>
    <w:rsid w:val="004F4543"/>
    <w:rsid w:val="004F467D"/>
    <w:rsid w:val="004F52BF"/>
    <w:rsid w:val="004F5635"/>
    <w:rsid w:val="004F56C8"/>
    <w:rsid w:val="004F5702"/>
    <w:rsid w:val="004F578C"/>
    <w:rsid w:val="004F580C"/>
    <w:rsid w:val="004F5820"/>
    <w:rsid w:val="004F5AB4"/>
    <w:rsid w:val="004F6167"/>
    <w:rsid w:val="004F65C4"/>
    <w:rsid w:val="004F7063"/>
    <w:rsid w:val="004F709E"/>
    <w:rsid w:val="004F73C9"/>
    <w:rsid w:val="004F7546"/>
    <w:rsid w:val="004F7644"/>
    <w:rsid w:val="004F7831"/>
    <w:rsid w:val="004F7C41"/>
    <w:rsid w:val="004F7FBF"/>
    <w:rsid w:val="0050043E"/>
    <w:rsid w:val="00500539"/>
    <w:rsid w:val="0050090F"/>
    <w:rsid w:val="00500D2C"/>
    <w:rsid w:val="00501A72"/>
    <w:rsid w:val="00502115"/>
    <w:rsid w:val="0050217D"/>
    <w:rsid w:val="005021F4"/>
    <w:rsid w:val="0050324E"/>
    <w:rsid w:val="00503335"/>
    <w:rsid w:val="00503A2D"/>
    <w:rsid w:val="005040B3"/>
    <w:rsid w:val="00504603"/>
    <w:rsid w:val="00504DF3"/>
    <w:rsid w:val="00505352"/>
    <w:rsid w:val="00505B4A"/>
    <w:rsid w:val="00505FE6"/>
    <w:rsid w:val="005061A5"/>
    <w:rsid w:val="005062A8"/>
    <w:rsid w:val="005064C8"/>
    <w:rsid w:val="0050693C"/>
    <w:rsid w:val="00506F9E"/>
    <w:rsid w:val="0051036A"/>
    <w:rsid w:val="0051061E"/>
    <w:rsid w:val="005108B1"/>
    <w:rsid w:val="00510B93"/>
    <w:rsid w:val="00510D6B"/>
    <w:rsid w:val="00511D74"/>
    <w:rsid w:val="00511DE2"/>
    <w:rsid w:val="0051220A"/>
    <w:rsid w:val="005125C5"/>
    <w:rsid w:val="0051286F"/>
    <w:rsid w:val="005128BA"/>
    <w:rsid w:val="00512943"/>
    <w:rsid w:val="00512C8B"/>
    <w:rsid w:val="00513237"/>
    <w:rsid w:val="005135AE"/>
    <w:rsid w:val="00513E1D"/>
    <w:rsid w:val="005140D4"/>
    <w:rsid w:val="0051505F"/>
    <w:rsid w:val="00515105"/>
    <w:rsid w:val="00515CD5"/>
    <w:rsid w:val="005163AB"/>
    <w:rsid w:val="0051690F"/>
    <w:rsid w:val="005169FF"/>
    <w:rsid w:val="00516CFF"/>
    <w:rsid w:val="0051713D"/>
    <w:rsid w:val="0051735C"/>
    <w:rsid w:val="00517876"/>
    <w:rsid w:val="00517AD4"/>
    <w:rsid w:val="00517B00"/>
    <w:rsid w:val="0052050F"/>
    <w:rsid w:val="00520E24"/>
    <w:rsid w:val="0052126B"/>
    <w:rsid w:val="005213A8"/>
    <w:rsid w:val="0052185F"/>
    <w:rsid w:val="00521974"/>
    <w:rsid w:val="00521A10"/>
    <w:rsid w:val="00521E48"/>
    <w:rsid w:val="00521E49"/>
    <w:rsid w:val="005229F2"/>
    <w:rsid w:val="00522C44"/>
    <w:rsid w:val="00522ED6"/>
    <w:rsid w:val="00523207"/>
    <w:rsid w:val="00523632"/>
    <w:rsid w:val="00524414"/>
    <w:rsid w:val="005244E9"/>
    <w:rsid w:val="00524765"/>
    <w:rsid w:val="0052478A"/>
    <w:rsid w:val="0052481D"/>
    <w:rsid w:val="0052486A"/>
    <w:rsid w:val="005248E2"/>
    <w:rsid w:val="00524C0B"/>
    <w:rsid w:val="00524EE6"/>
    <w:rsid w:val="0052665E"/>
    <w:rsid w:val="005266ED"/>
    <w:rsid w:val="005269D0"/>
    <w:rsid w:val="00526E7D"/>
    <w:rsid w:val="00527010"/>
    <w:rsid w:val="00527073"/>
    <w:rsid w:val="005270B2"/>
    <w:rsid w:val="005276C1"/>
    <w:rsid w:val="00527798"/>
    <w:rsid w:val="00527ED7"/>
    <w:rsid w:val="00530284"/>
    <w:rsid w:val="005309C8"/>
    <w:rsid w:val="00530A17"/>
    <w:rsid w:val="00530A2E"/>
    <w:rsid w:val="0053110A"/>
    <w:rsid w:val="00531943"/>
    <w:rsid w:val="00531980"/>
    <w:rsid w:val="00531BA0"/>
    <w:rsid w:val="00531BAB"/>
    <w:rsid w:val="0053243C"/>
    <w:rsid w:val="005324D2"/>
    <w:rsid w:val="00532635"/>
    <w:rsid w:val="005327C0"/>
    <w:rsid w:val="0053351A"/>
    <w:rsid w:val="00533896"/>
    <w:rsid w:val="00533966"/>
    <w:rsid w:val="00533B4C"/>
    <w:rsid w:val="00534077"/>
    <w:rsid w:val="00534095"/>
    <w:rsid w:val="00534D66"/>
    <w:rsid w:val="00535138"/>
    <w:rsid w:val="00535411"/>
    <w:rsid w:val="005355B1"/>
    <w:rsid w:val="00535886"/>
    <w:rsid w:val="00535A08"/>
    <w:rsid w:val="00535E36"/>
    <w:rsid w:val="00535F1B"/>
    <w:rsid w:val="005371B1"/>
    <w:rsid w:val="00537CDB"/>
    <w:rsid w:val="00537D81"/>
    <w:rsid w:val="00537E52"/>
    <w:rsid w:val="00537FFC"/>
    <w:rsid w:val="0054058E"/>
    <w:rsid w:val="005405BB"/>
    <w:rsid w:val="00540A07"/>
    <w:rsid w:val="00541B1F"/>
    <w:rsid w:val="00541CEB"/>
    <w:rsid w:val="00541F63"/>
    <w:rsid w:val="005424DF"/>
    <w:rsid w:val="005429B3"/>
    <w:rsid w:val="00542DF8"/>
    <w:rsid w:val="00542F6F"/>
    <w:rsid w:val="005430A9"/>
    <w:rsid w:val="00543757"/>
    <w:rsid w:val="00543B18"/>
    <w:rsid w:val="00543C66"/>
    <w:rsid w:val="00544385"/>
    <w:rsid w:val="00544D6B"/>
    <w:rsid w:val="00544EE4"/>
    <w:rsid w:val="005450F0"/>
    <w:rsid w:val="0054530B"/>
    <w:rsid w:val="00545572"/>
    <w:rsid w:val="005457B7"/>
    <w:rsid w:val="005457BB"/>
    <w:rsid w:val="00546DB9"/>
    <w:rsid w:val="00546F79"/>
    <w:rsid w:val="005475DF"/>
    <w:rsid w:val="005478F0"/>
    <w:rsid w:val="00547A93"/>
    <w:rsid w:val="00547E45"/>
    <w:rsid w:val="005500CC"/>
    <w:rsid w:val="005506A1"/>
    <w:rsid w:val="00550D4C"/>
    <w:rsid w:val="00550E59"/>
    <w:rsid w:val="0055107A"/>
    <w:rsid w:val="005512D7"/>
    <w:rsid w:val="00551438"/>
    <w:rsid w:val="00551733"/>
    <w:rsid w:val="00551E63"/>
    <w:rsid w:val="00552332"/>
    <w:rsid w:val="00552535"/>
    <w:rsid w:val="005525BF"/>
    <w:rsid w:val="00552DBA"/>
    <w:rsid w:val="00553472"/>
    <w:rsid w:val="0055349A"/>
    <w:rsid w:val="005534A8"/>
    <w:rsid w:val="00553917"/>
    <w:rsid w:val="00554A80"/>
    <w:rsid w:val="00554B50"/>
    <w:rsid w:val="00554C82"/>
    <w:rsid w:val="00554CEF"/>
    <w:rsid w:val="00554F0E"/>
    <w:rsid w:val="0055525A"/>
    <w:rsid w:val="005558B0"/>
    <w:rsid w:val="0055590D"/>
    <w:rsid w:val="00555922"/>
    <w:rsid w:val="00555DD7"/>
    <w:rsid w:val="00555DE0"/>
    <w:rsid w:val="00555EC3"/>
    <w:rsid w:val="0055672A"/>
    <w:rsid w:val="005569A9"/>
    <w:rsid w:val="005569C5"/>
    <w:rsid w:val="00557136"/>
    <w:rsid w:val="00557433"/>
    <w:rsid w:val="00557808"/>
    <w:rsid w:val="005607F0"/>
    <w:rsid w:val="00560E0E"/>
    <w:rsid w:val="0056102A"/>
    <w:rsid w:val="0056109F"/>
    <w:rsid w:val="00561394"/>
    <w:rsid w:val="00561746"/>
    <w:rsid w:val="005617F0"/>
    <w:rsid w:val="00561F25"/>
    <w:rsid w:val="0056234D"/>
    <w:rsid w:val="0056297F"/>
    <w:rsid w:val="00563A44"/>
    <w:rsid w:val="00563EEB"/>
    <w:rsid w:val="00564553"/>
    <w:rsid w:val="0056455C"/>
    <w:rsid w:val="005647C5"/>
    <w:rsid w:val="00564A46"/>
    <w:rsid w:val="00564DBE"/>
    <w:rsid w:val="00564F58"/>
    <w:rsid w:val="005654EB"/>
    <w:rsid w:val="0056552A"/>
    <w:rsid w:val="00565B92"/>
    <w:rsid w:val="0056612C"/>
    <w:rsid w:val="00566646"/>
    <w:rsid w:val="00566CD8"/>
    <w:rsid w:val="00566D84"/>
    <w:rsid w:val="005671EE"/>
    <w:rsid w:val="00567366"/>
    <w:rsid w:val="0056777D"/>
    <w:rsid w:val="00567853"/>
    <w:rsid w:val="005678E3"/>
    <w:rsid w:val="00567AD6"/>
    <w:rsid w:val="00567D65"/>
    <w:rsid w:val="00567EF1"/>
    <w:rsid w:val="00570578"/>
    <w:rsid w:val="00570581"/>
    <w:rsid w:val="00570591"/>
    <w:rsid w:val="00570AEE"/>
    <w:rsid w:val="00570B95"/>
    <w:rsid w:val="0057121E"/>
    <w:rsid w:val="0057127D"/>
    <w:rsid w:val="005719D3"/>
    <w:rsid w:val="00571EE3"/>
    <w:rsid w:val="0057284B"/>
    <w:rsid w:val="00572A76"/>
    <w:rsid w:val="00572BE8"/>
    <w:rsid w:val="00572C68"/>
    <w:rsid w:val="00573100"/>
    <w:rsid w:val="005731C9"/>
    <w:rsid w:val="005733D7"/>
    <w:rsid w:val="00573A9E"/>
    <w:rsid w:val="00573E77"/>
    <w:rsid w:val="00574A03"/>
    <w:rsid w:val="00574C52"/>
    <w:rsid w:val="00574D2C"/>
    <w:rsid w:val="00574D7C"/>
    <w:rsid w:val="00574E99"/>
    <w:rsid w:val="00574EC4"/>
    <w:rsid w:val="00574F3D"/>
    <w:rsid w:val="00575243"/>
    <w:rsid w:val="0057525C"/>
    <w:rsid w:val="0057543F"/>
    <w:rsid w:val="00575606"/>
    <w:rsid w:val="00575612"/>
    <w:rsid w:val="00575753"/>
    <w:rsid w:val="00576207"/>
    <w:rsid w:val="0057620C"/>
    <w:rsid w:val="00576262"/>
    <w:rsid w:val="00576E51"/>
    <w:rsid w:val="0057728B"/>
    <w:rsid w:val="005803E3"/>
    <w:rsid w:val="00581213"/>
    <w:rsid w:val="00581231"/>
    <w:rsid w:val="0058156A"/>
    <w:rsid w:val="0058173D"/>
    <w:rsid w:val="00581CCF"/>
    <w:rsid w:val="00581E77"/>
    <w:rsid w:val="00581FE7"/>
    <w:rsid w:val="00582279"/>
    <w:rsid w:val="005823E8"/>
    <w:rsid w:val="0058255C"/>
    <w:rsid w:val="0058262A"/>
    <w:rsid w:val="00582827"/>
    <w:rsid w:val="0058325B"/>
    <w:rsid w:val="005837CA"/>
    <w:rsid w:val="005840DA"/>
    <w:rsid w:val="005841E4"/>
    <w:rsid w:val="00584396"/>
    <w:rsid w:val="00584460"/>
    <w:rsid w:val="00584463"/>
    <w:rsid w:val="00584B90"/>
    <w:rsid w:val="005850E2"/>
    <w:rsid w:val="00585B22"/>
    <w:rsid w:val="00585EC4"/>
    <w:rsid w:val="00586066"/>
    <w:rsid w:val="0058652A"/>
    <w:rsid w:val="00586822"/>
    <w:rsid w:val="00586ABA"/>
    <w:rsid w:val="00586D29"/>
    <w:rsid w:val="00586F11"/>
    <w:rsid w:val="005872F1"/>
    <w:rsid w:val="00587471"/>
    <w:rsid w:val="0058785B"/>
    <w:rsid w:val="00587973"/>
    <w:rsid w:val="00587AB7"/>
    <w:rsid w:val="00590397"/>
    <w:rsid w:val="00590A37"/>
    <w:rsid w:val="00590A9C"/>
    <w:rsid w:val="005916F4"/>
    <w:rsid w:val="00591C53"/>
    <w:rsid w:val="005926BD"/>
    <w:rsid w:val="005926DC"/>
    <w:rsid w:val="00592963"/>
    <w:rsid w:val="005929A9"/>
    <w:rsid w:val="00592AF7"/>
    <w:rsid w:val="00592B54"/>
    <w:rsid w:val="00592EA1"/>
    <w:rsid w:val="005930B3"/>
    <w:rsid w:val="00593148"/>
    <w:rsid w:val="005931B7"/>
    <w:rsid w:val="005938F0"/>
    <w:rsid w:val="00594080"/>
    <w:rsid w:val="00594296"/>
    <w:rsid w:val="005945FE"/>
    <w:rsid w:val="00596787"/>
    <w:rsid w:val="00596CF3"/>
    <w:rsid w:val="00596D53"/>
    <w:rsid w:val="00596ED8"/>
    <w:rsid w:val="0059765B"/>
    <w:rsid w:val="00597E48"/>
    <w:rsid w:val="005A021A"/>
    <w:rsid w:val="005A06D1"/>
    <w:rsid w:val="005A1112"/>
    <w:rsid w:val="005A182C"/>
    <w:rsid w:val="005A1E36"/>
    <w:rsid w:val="005A271D"/>
    <w:rsid w:val="005A2A21"/>
    <w:rsid w:val="005A2BF9"/>
    <w:rsid w:val="005A2C66"/>
    <w:rsid w:val="005A2D32"/>
    <w:rsid w:val="005A2F3B"/>
    <w:rsid w:val="005A30F3"/>
    <w:rsid w:val="005A3115"/>
    <w:rsid w:val="005A33CA"/>
    <w:rsid w:val="005A398D"/>
    <w:rsid w:val="005A41FE"/>
    <w:rsid w:val="005A47BE"/>
    <w:rsid w:val="005A556D"/>
    <w:rsid w:val="005A5612"/>
    <w:rsid w:val="005A60DF"/>
    <w:rsid w:val="005A6308"/>
    <w:rsid w:val="005A6327"/>
    <w:rsid w:val="005A69FE"/>
    <w:rsid w:val="005A6AFE"/>
    <w:rsid w:val="005B0611"/>
    <w:rsid w:val="005B06AA"/>
    <w:rsid w:val="005B08D7"/>
    <w:rsid w:val="005B1AE4"/>
    <w:rsid w:val="005B1C78"/>
    <w:rsid w:val="005B2509"/>
    <w:rsid w:val="005B29C3"/>
    <w:rsid w:val="005B2C5D"/>
    <w:rsid w:val="005B2DA5"/>
    <w:rsid w:val="005B33F7"/>
    <w:rsid w:val="005B3430"/>
    <w:rsid w:val="005B3600"/>
    <w:rsid w:val="005B3EC9"/>
    <w:rsid w:val="005B3F1C"/>
    <w:rsid w:val="005B4A39"/>
    <w:rsid w:val="005B4E2E"/>
    <w:rsid w:val="005B5949"/>
    <w:rsid w:val="005B609B"/>
    <w:rsid w:val="005B61B4"/>
    <w:rsid w:val="005B6970"/>
    <w:rsid w:val="005B6AA5"/>
    <w:rsid w:val="005B7099"/>
    <w:rsid w:val="005B794F"/>
    <w:rsid w:val="005C0599"/>
    <w:rsid w:val="005C05AD"/>
    <w:rsid w:val="005C0779"/>
    <w:rsid w:val="005C09E6"/>
    <w:rsid w:val="005C0C73"/>
    <w:rsid w:val="005C0C9A"/>
    <w:rsid w:val="005C13CA"/>
    <w:rsid w:val="005C14B4"/>
    <w:rsid w:val="005C2331"/>
    <w:rsid w:val="005C2758"/>
    <w:rsid w:val="005C289B"/>
    <w:rsid w:val="005C295C"/>
    <w:rsid w:val="005C2AB3"/>
    <w:rsid w:val="005C2CF6"/>
    <w:rsid w:val="005C2D09"/>
    <w:rsid w:val="005C3658"/>
    <w:rsid w:val="005C368F"/>
    <w:rsid w:val="005C3D75"/>
    <w:rsid w:val="005C3E25"/>
    <w:rsid w:val="005C4621"/>
    <w:rsid w:val="005C48A5"/>
    <w:rsid w:val="005C4D15"/>
    <w:rsid w:val="005C5036"/>
    <w:rsid w:val="005C50AD"/>
    <w:rsid w:val="005C50E1"/>
    <w:rsid w:val="005C51B0"/>
    <w:rsid w:val="005C53FF"/>
    <w:rsid w:val="005C54B0"/>
    <w:rsid w:val="005C6810"/>
    <w:rsid w:val="005C6D2B"/>
    <w:rsid w:val="005C72AC"/>
    <w:rsid w:val="005C74C4"/>
    <w:rsid w:val="005C7D2D"/>
    <w:rsid w:val="005D06C8"/>
    <w:rsid w:val="005D0800"/>
    <w:rsid w:val="005D0C0B"/>
    <w:rsid w:val="005D0EAE"/>
    <w:rsid w:val="005D1E76"/>
    <w:rsid w:val="005D2349"/>
    <w:rsid w:val="005D2F07"/>
    <w:rsid w:val="005D3BBD"/>
    <w:rsid w:val="005D4017"/>
    <w:rsid w:val="005D4C39"/>
    <w:rsid w:val="005D525F"/>
    <w:rsid w:val="005D58EE"/>
    <w:rsid w:val="005D59F4"/>
    <w:rsid w:val="005D5C48"/>
    <w:rsid w:val="005D66F0"/>
    <w:rsid w:val="005D6A78"/>
    <w:rsid w:val="005D6AD8"/>
    <w:rsid w:val="005D76DF"/>
    <w:rsid w:val="005D7952"/>
    <w:rsid w:val="005D79B5"/>
    <w:rsid w:val="005D7BA0"/>
    <w:rsid w:val="005E0002"/>
    <w:rsid w:val="005E0150"/>
    <w:rsid w:val="005E08FC"/>
    <w:rsid w:val="005E1423"/>
    <w:rsid w:val="005E208A"/>
    <w:rsid w:val="005E2356"/>
    <w:rsid w:val="005E274C"/>
    <w:rsid w:val="005E27FC"/>
    <w:rsid w:val="005E2B49"/>
    <w:rsid w:val="005E2CBB"/>
    <w:rsid w:val="005E2D1F"/>
    <w:rsid w:val="005E2F79"/>
    <w:rsid w:val="005E3173"/>
    <w:rsid w:val="005E31F2"/>
    <w:rsid w:val="005E3813"/>
    <w:rsid w:val="005E38E8"/>
    <w:rsid w:val="005E3F21"/>
    <w:rsid w:val="005E43A8"/>
    <w:rsid w:val="005E513E"/>
    <w:rsid w:val="005E5492"/>
    <w:rsid w:val="005E6A62"/>
    <w:rsid w:val="005E6B7A"/>
    <w:rsid w:val="005E6EEA"/>
    <w:rsid w:val="005E7273"/>
    <w:rsid w:val="005E753A"/>
    <w:rsid w:val="005E7AF0"/>
    <w:rsid w:val="005E7F1D"/>
    <w:rsid w:val="005F0573"/>
    <w:rsid w:val="005F0632"/>
    <w:rsid w:val="005F0A8A"/>
    <w:rsid w:val="005F0AA9"/>
    <w:rsid w:val="005F0B3B"/>
    <w:rsid w:val="005F0B8C"/>
    <w:rsid w:val="005F0F58"/>
    <w:rsid w:val="005F14E2"/>
    <w:rsid w:val="005F156D"/>
    <w:rsid w:val="005F1DBE"/>
    <w:rsid w:val="005F2235"/>
    <w:rsid w:val="005F26F3"/>
    <w:rsid w:val="005F28B2"/>
    <w:rsid w:val="005F2F39"/>
    <w:rsid w:val="005F2F68"/>
    <w:rsid w:val="005F32CE"/>
    <w:rsid w:val="005F3666"/>
    <w:rsid w:val="005F3A40"/>
    <w:rsid w:val="005F4119"/>
    <w:rsid w:val="005F4350"/>
    <w:rsid w:val="005F47B8"/>
    <w:rsid w:val="005F4DBD"/>
    <w:rsid w:val="005F4DDC"/>
    <w:rsid w:val="005F4E74"/>
    <w:rsid w:val="005F5155"/>
    <w:rsid w:val="005F52B3"/>
    <w:rsid w:val="005F5885"/>
    <w:rsid w:val="005F5FB9"/>
    <w:rsid w:val="005F6025"/>
    <w:rsid w:val="005F6331"/>
    <w:rsid w:val="005F641C"/>
    <w:rsid w:val="005F713D"/>
    <w:rsid w:val="005F7F37"/>
    <w:rsid w:val="00600088"/>
    <w:rsid w:val="006001B4"/>
    <w:rsid w:val="0060025C"/>
    <w:rsid w:val="006004B1"/>
    <w:rsid w:val="0060083B"/>
    <w:rsid w:val="00600968"/>
    <w:rsid w:val="00600AE1"/>
    <w:rsid w:val="00600C54"/>
    <w:rsid w:val="00601581"/>
    <w:rsid w:val="006020E2"/>
    <w:rsid w:val="00602159"/>
    <w:rsid w:val="00602A8B"/>
    <w:rsid w:val="006037E8"/>
    <w:rsid w:val="00603A51"/>
    <w:rsid w:val="00603C61"/>
    <w:rsid w:val="00603FF7"/>
    <w:rsid w:val="006046E6"/>
    <w:rsid w:val="00604928"/>
    <w:rsid w:val="00604994"/>
    <w:rsid w:val="00604A5C"/>
    <w:rsid w:val="00604BFA"/>
    <w:rsid w:val="00604CEA"/>
    <w:rsid w:val="00604F9F"/>
    <w:rsid w:val="006054AD"/>
    <w:rsid w:val="0060572C"/>
    <w:rsid w:val="00605C65"/>
    <w:rsid w:val="00605CCB"/>
    <w:rsid w:val="00605E44"/>
    <w:rsid w:val="006064FA"/>
    <w:rsid w:val="00606B3C"/>
    <w:rsid w:val="00606D6A"/>
    <w:rsid w:val="00607156"/>
    <w:rsid w:val="0060729B"/>
    <w:rsid w:val="00607B72"/>
    <w:rsid w:val="00610111"/>
    <w:rsid w:val="00610399"/>
    <w:rsid w:val="00610D05"/>
    <w:rsid w:val="00610F0C"/>
    <w:rsid w:val="00611323"/>
    <w:rsid w:val="0061203B"/>
    <w:rsid w:val="0061204A"/>
    <w:rsid w:val="006125DC"/>
    <w:rsid w:val="0061271A"/>
    <w:rsid w:val="00612832"/>
    <w:rsid w:val="00613737"/>
    <w:rsid w:val="00613BDE"/>
    <w:rsid w:val="00613FD8"/>
    <w:rsid w:val="00614078"/>
    <w:rsid w:val="00614629"/>
    <w:rsid w:val="00614AD3"/>
    <w:rsid w:val="00614C59"/>
    <w:rsid w:val="006151B6"/>
    <w:rsid w:val="00615578"/>
    <w:rsid w:val="00615AAE"/>
    <w:rsid w:val="00615EC1"/>
    <w:rsid w:val="006161FD"/>
    <w:rsid w:val="006163B1"/>
    <w:rsid w:val="00616655"/>
    <w:rsid w:val="00616D11"/>
    <w:rsid w:val="006174CF"/>
    <w:rsid w:val="00617869"/>
    <w:rsid w:val="00617D0A"/>
    <w:rsid w:val="006207FE"/>
    <w:rsid w:val="0062081B"/>
    <w:rsid w:val="00620F87"/>
    <w:rsid w:val="00621284"/>
    <w:rsid w:val="00621843"/>
    <w:rsid w:val="0062221C"/>
    <w:rsid w:val="006223FB"/>
    <w:rsid w:val="0062265C"/>
    <w:rsid w:val="006234A8"/>
    <w:rsid w:val="006238E9"/>
    <w:rsid w:val="006238F0"/>
    <w:rsid w:val="00624590"/>
    <w:rsid w:val="00624645"/>
    <w:rsid w:val="0062482E"/>
    <w:rsid w:val="0062499C"/>
    <w:rsid w:val="00625905"/>
    <w:rsid w:val="00625C62"/>
    <w:rsid w:val="00625E58"/>
    <w:rsid w:val="00626146"/>
    <w:rsid w:val="00626485"/>
    <w:rsid w:val="00626975"/>
    <w:rsid w:val="0062724E"/>
    <w:rsid w:val="0062730F"/>
    <w:rsid w:val="0062780F"/>
    <w:rsid w:val="00627836"/>
    <w:rsid w:val="00627FE5"/>
    <w:rsid w:val="00630BFB"/>
    <w:rsid w:val="00630C7A"/>
    <w:rsid w:val="00630F3F"/>
    <w:rsid w:val="00630F74"/>
    <w:rsid w:val="00630FDD"/>
    <w:rsid w:val="00631092"/>
    <w:rsid w:val="006310BC"/>
    <w:rsid w:val="006310CE"/>
    <w:rsid w:val="006316CE"/>
    <w:rsid w:val="006318A7"/>
    <w:rsid w:val="00631A61"/>
    <w:rsid w:val="00631ABB"/>
    <w:rsid w:val="0063209B"/>
    <w:rsid w:val="0063211F"/>
    <w:rsid w:val="00632F48"/>
    <w:rsid w:val="0063329E"/>
    <w:rsid w:val="0063397A"/>
    <w:rsid w:val="00633A6E"/>
    <w:rsid w:val="00633C7A"/>
    <w:rsid w:val="00634437"/>
    <w:rsid w:val="0063446F"/>
    <w:rsid w:val="006344F1"/>
    <w:rsid w:val="006347ED"/>
    <w:rsid w:val="00634890"/>
    <w:rsid w:val="00634E6D"/>
    <w:rsid w:val="00635597"/>
    <w:rsid w:val="006355BC"/>
    <w:rsid w:val="00635794"/>
    <w:rsid w:val="00635E25"/>
    <w:rsid w:val="00635E6E"/>
    <w:rsid w:val="0063641A"/>
    <w:rsid w:val="006365E9"/>
    <w:rsid w:val="00636700"/>
    <w:rsid w:val="00636742"/>
    <w:rsid w:val="0063677E"/>
    <w:rsid w:val="00636A7B"/>
    <w:rsid w:val="00636ED3"/>
    <w:rsid w:val="006370D6"/>
    <w:rsid w:val="0063747D"/>
    <w:rsid w:val="00637530"/>
    <w:rsid w:val="00640C0F"/>
    <w:rsid w:val="00640DEE"/>
    <w:rsid w:val="00641335"/>
    <w:rsid w:val="0064162E"/>
    <w:rsid w:val="006417A1"/>
    <w:rsid w:val="006419FD"/>
    <w:rsid w:val="00641EC6"/>
    <w:rsid w:val="00642234"/>
    <w:rsid w:val="00642582"/>
    <w:rsid w:val="0064292E"/>
    <w:rsid w:val="00642A36"/>
    <w:rsid w:val="00642BF9"/>
    <w:rsid w:val="00643AEA"/>
    <w:rsid w:val="00643F58"/>
    <w:rsid w:val="00644D11"/>
    <w:rsid w:val="00644E4C"/>
    <w:rsid w:val="00645189"/>
    <w:rsid w:val="00645E0B"/>
    <w:rsid w:val="00645F2A"/>
    <w:rsid w:val="006461BB"/>
    <w:rsid w:val="00646E57"/>
    <w:rsid w:val="00646ED5"/>
    <w:rsid w:val="006476DE"/>
    <w:rsid w:val="00647807"/>
    <w:rsid w:val="00647C69"/>
    <w:rsid w:val="00647FA0"/>
    <w:rsid w:val="00650237"/>
    <w:rsid w:val="006504A0"/>
    <w:rsid w:val="006505A2"/>
    <w:rsid w:val="00650A0C"/>
    <w:rsid w:val="00651C56"/>
    <w:rsid w:val="00651D22"/>
    <w:rsid w:val="006522DA"/>
    <w:rsid w:val="006527C7"/>
    <w:rsid w:val="00652DEF"/>
    <w:rsid w:val="00653007"/>
    <w:rsid w:val="006530D2"/>
    <w:rsid w:val="006538B5"/>
    <w:rsid w:val="00653917"/>
    <w:rsid w:val="00653A57"/>
    <w:rsid w:val="006540B9"/>
    <w:rsid w:val="0065427C"/>
    <w:rsid w:val="006546B6"/>
    <w:rsid w:val="006547D4"/>
    <w:rsid w:val="00654BE7"/>
    <w:rsid w:val="00654EBE"/>
    <w:rsid w:val="006552B7"/>
    <w:rsid w:val="00655387"/>
    <w:rsid w:val="006555E9"/>
    <w:rsid w:val="00655A63"/>
    <w:rsid w:val="00656596"/>
    <w:rsid w:val="006566D9"/>
    <w:rsid w:val="00656F6B"/>
    <w:rsid w:val="00657284"/>
    <w:rsid w:val="006573AE"/>
    <w:rsid w:val="00657F17"/>
    <w:rsid w:val="006600DB"/>
    <w:rsid w:val="00660343"/>
    <w:rsid w:val="00660A98"/>
    <w:rsid w:val="00660D0F"/>
    <w:rsid w:val="0066175B"/>
    <w:rsid w:val="0066199C"/>
    <w:rsid w:val="00661C62"/>
    <w:rsid w:val="00661E4C"/>
    <w:rsid w:val="00661F76"/>
    <w:rsid w:val="00662258"/>
    <w:rsid w:val="00662A0E"/>
    <w:rsid w:val="00662E24"/>
    <w:rsid w:val="00663065"/>
    <w:rsid w:val="006634FC"/>
    <w:rsid w:val="0066356B"/>
    <w:rsid w:val="00663C31"/>
    <w:rsid w:val="006643A3"/>
    <w:rsid w:val="006644D4"/>
    <w:rsid w:val="0066459B"/>
    <w:rsid w:val="0066477F"/>
    <w:rsid w:val="00664B58"/>
    <w:rsid w:val="00664E4C"/>
    <w:rsid w:val="006650E4"/>
    <w:rsid w:val="00665709"/>
    <w:rsid w:val="00665970"/>
    <w:rsid w:val="00665A46"/>
    <w:rsid w:val="00665E3D"/>
    <w:rsid w:val="00665F5D"/>
    <w:rsid w:val="006664BF"/>
    <w:rsid w:val="00666636"/>
    <w:rsid w:val="00666801"/>
    <w:rsid w:val="00666912"/>
    <w:rsid w:val="00667476"/>
    <w:rsid w:val="00667881"/>
    <w:rsid w:val="006678BE"/>
    <w:rsid w:val="00667AB4"/>
    <w:rsid w:val="0067058C"/>
    <w:rsid w:val="00670B29"/>
    <w:rsid w:val="00670D77"/>
    <w:rsid w:val="00671253"/>
    <w:rsid w:val="00671BCE"/>
    <w:rsid w:val="00671F4A"/>
    <w:rsid w:val="00672134"/>
    <w:rsid w:val="006728AC"/>
    <w:rsid w:val="006730BB"/>
    <w:rsid w:val="006733A6"/>
    <w:rsid w:val="00673582"/>
    <w:rsid w:val="006738B8"/>
    <w:rsid w:val="00674522"/>
    <w:rsid w:val="00674BDD"/>
    <w:rsid w:val="0067530A"/>
    <w:rsid w:val="00676165"/>
    <w:rsid w:val="00677228"/>
    <w:rsid w:val="00677409"/>
    <w:rsid w:val="00677796"/>
    <w:rsid w:val="00677DF8"/>
    <w:rsid w:val="00677FBF"/>
    <w:rsid w:val="006800E5"/>
    <w:rsid w:val="006801CE"/>
    <w:rsid w:val="00680BB4"/>
    <w:rsid w:val="00680D2A"/>
    <w:rsid w:val="006817C5"/>
    <w:rsid w:val="00682D9B"/>
    <w:rsid w:val="00682EFA"/>
    <w:rsid w:val="006834DA"/>
    <w:rsid w:val="00683A71"/>
    <w:rsid w:val="00683EF2"/>
    <w:rsid w:val="0068407D"/>
    <w:rsid w:val="006840E4"/>
    <w:rsid w:val="00684117"/>
    <w:rsid w:val="00684698"/>
    <w:rsid w:val="00684B00"/>
    <w:rsid w:val="00684D66"/>
    <w:rsid w:val="00684E02"/>
    <w:rsid w:val="0068514B"/>
    <w:rsid w:val="0068516C"/>
    <w:rsid w:val="00685CE8"/>
    <w:rsid w:val="00686111"/>
    <w:rsid w:val="00687063"/>
    <w:rsid w:val="00687404"/>
    <w:rsid w:val="006877D6"/>
    <w:rsid w:val="00687935"/>
    <w:rsid w:val="00687C25"/>
    <w:rsid w:val="00687CA0"/>
    <w:rsid w:val="006901A0"/>
    <w:rsid w:val="00690216"/>
    <w:rsid w:val="0069085C"/>
    <w:rsid w:val="006908BD"/>
    <w:rsid w:val="00690F63"/>
    <w:rsid w:val="006911C2"/>
    <w:rsid w:val="0069138B"/>
    <w:rsid w:val="006915B9"/>
    <w:rsid w:val="006915DC"/>
    <w:rsid w:val="006928AE"/>
    <w:rsid w:val="00692B64"/>
    <w:rsid w:val="00692E5F"/>
    <w:rsid w:val="0069336D"/>
    <w:rsid w:val="0069346A"/>
    <w:rsid w:val="00693C53"/>
    <w:rsid w:val="0069432D"/>
    <w:rsid w:val="00695613"/>
    <w:rsid w:val="00695B70"/>
    <w:rsid w:val="00695C80"/>
    <w:rsid w:val="00695D38"/>
    <w:rsid w:val="00696037"/>
    <w:rsid w:val="006960E7"/>
    <w:rsid w:val="006964C6"/>
    <w:rsid w:val="0069678F"/>
    <w:rsid w:val="00696AB6"/>
    <w:rsid w:val="00696DD1"/>
    <w:rsid w:val="00697205"/>
    <w:rsid w:val="006A01B1"/>
    <w:rsid w:val="006A06C2"/>
    <w:rsid w:val="006A0C17"/>
    <w:rsid w:val="006A0CC8"/>
    <w:rsid w:val="006A116D"/>
    <w:rsid w:val="006A13F7"/>
    <w:rsid w:val="006A154C"/>
    <w:rsid w:val="006A1602"/>
    <w:rsid w:val="006A1923"/>
    <w:rsid w:val="006A1A12"/>
    <w:rsid w:val="006A1A7A"/>
    <w:rsid w:val="006A1B15"/>
    <w:rsid w:val="006A1CA6"/>
    <w:rsid w:val="006A2005"/>
    <w:rsid w:val="006A24C6"/>
    <w:rsid w:val="006A2E0B"/>
    <w:rsid w:val="006A336E"/>
    <w:rsid w:val="006A4180"/>
    <w:rsid w:val="006A4479"/>
    <w:rsid w:val="006A51B9"/>
    <w:rsid w:val="006A553B"/>
    <w:rsid w:val="006A64A1"/>
    <w:rsid w:val="006A659E"/>
    <w:rsid w:val="006A6654"/>
    <w:rsid w:val="006A6890"/>
    <w:rsid w:val="006A77F2"/>
    <w:rsid w:val="006A7BAC"/>
    <w:rsid w:val="006B0511"/>
    <w:rsid w:val="006B06A1"/>
    <w:rsid w:val="006B0794"/>
    <w:rsid w:val="006B09F9"/>
    <w:rsid w:val="006B106D"/>
    <w:rsid w:val="006B16E3"/>
    <w:rsid w:val="006B2089"/>
    <w:rsid w:val="006B2523"/>
    <w:rsid w:val="006B3213"/>
    <w:rsid w:val="006B37C9"/>
    <w:rsid w:val="006B3D73"/>
    <w:rsid w:val="006B4415"/>
    <w:rsid w:val="006B4656"/>
    <w:rsid w:val="006B4833"/>
    <w:rsid w:val="006B49DC"/>
    <w:rsid w:val="006B4C19"/>
    <w:rsid w:val="006B4E3C"/>
    <w:rsid w:val="006B5443"/>
    <w:rsid w:val="006B58B5"/>
    <w:rsid w:val="006B5DB2"/>
    <w:rsid w:val="006B5FA7"/>
    <w:rsid w:val="006B602C"/>
    <w:rsid w:val="006B6233"/>
    <w:rsid w:val="006B6581"/>
    <w:rsid w:val="006B697C"/>
    <w:rsid w:val="006B6AB5"/>
    <w:rsid w:val="006B6AE0"/>
    <w:rsid w:val="006B6D37"/>
    <w:rsid w:val="006B6E14"/>
    <w:rsid w:val="006B6F73"/>
    <w:rsid w:val="006C007E"/>
    <w:rsid w:val="006C06F2"/>
    <w:rsid w:val="006C0F30"/>
    <w:rsid w:val="006C1051"/>
    <w:rsid w:val="006C12B6"/>
    <w:rsid w:val="006C214A"/>
    <w:rsid w:val="006C21D5"/>
    <w:rsid w:val="006C24C8"/>
    <w:rsid w:val="006C2987"/>
    <w:rsid w:val="006C2D1C"/>
    <w:rsid w:val="006C3025"/>
    <w:rsid w:val="006C3209"/>
    <w:rsid w:val="006C34B3"/>
    <w:rsid w:val="006C34D2"/>
    <w:rsid w:val="006C45FA"/>
    <w:rsid w:val="006C4B18"/>
    <w:rsid w:val="006C4D55"/>
    <w:rsid w:val="006C5352"/>
    <w:rsid w:val="006C5385"/>
    <w:rsid w:val="006C5833"/>
    <w:rsid w:val="006C5EA5"/>
    <w:rsid w:val="006C6339"/>
    <w:rsid w:val="006C67A2"/>
    <w:rsid w:val="006C68D5"/>
    <w:rsid w:val="006C6B82"/>
    <w:rsid w:val="006C6B88"/>
    <w:rsid w:val="006C6C44"/>
    <w:rsid w:val="006C7023"/>
    <w:rsid w:val="006C7417"/>
    <w:rsid w:val="006C782B"/>
    <w:rsid w:val="006C7857"/>
    <w:rsid w:val="006C7AC4"/>
    <w:rsid w:val="006C7E5D"/>
    <w:rsid w:val="006D009C"/>
    <w:rsid w:val="006D0428"/>
    <w:rsid w:val="006D050D"/>
    <w:rsid w:val="006D0512"/>
    <w:rsid w:val="006D0F06"/>
    <w:rsid w:val="006D109D"/>
    <w:rsid w:val="006D1487"/>
    <w:rsid w:val="006D1601"/>
    <w:rsid w:val="006D169A"/>
    <w:rsid w:val="006D1875"/>
    <w:rsid w:val="006D18F7"/>
    <w:rsid w:val="006D1A4C"/>
    <w:rsid w:val="006D1FB8"/>
    <w:rsid w:val="006D238E"/>
    <w:rsid w:val="006D23D5"/>
    <w:rsid w:val="006D2732"/>
    <w:rsid w:val="006D2D19"/>
    <w:rsid w:val="006D2FBF"/>
    <w:rsid w:val="006D3111"/>
    <w:rsid w:val="006D339E"/>
    <w:rsid w:val="006D33CC"/>
    <w:rsid w:val="006D34DA"/>
    <w:rsid w:val="006D38B3"/>
    <w:rsid w:val="006D38D8"/>
    <w:rsid w:val="006D398F"/>
    <w:rsid w:val="006D3B5D"/>
    <w:rsid w:val="006D3C3C"/>
    <w:rsid w:val="006D45EC"/>
    <w:rsid w:val="006D4735"/>
    <w:rsid w:val="006D5244"/>
    <w:rsid w:val="006D52A7"/>
    <w:rsid w:val="006D58D1"/>
    <w:rsid w:val="006D5952"/>
    <w:rsid w:val="006D5F3C"/>
    <w:rsid w:val="006D667B"/>
    <w:rsid w:val="006D737B"/>
    <w:rsid w:val="006D7832"/>
    <w:rsid w:val="006D7BEF"/>
    <w:rsid w:val="006D7E5B"/>
    <w:rsid w:val="006E0076"/>
    <w:rsid w:val="006E0305"/>
    <w:rsid w:val="006E061C"/>
    <w:rsid w:val="006E1FB5"/>
    <w:rsid w:val="006E2DCA"/>
    <w:rsid w:val="006E30CA"/>
    <w:rsid w:val="006E37BC"/>
    <w:rsid w:val="006E3C91"/>
    <w:rsid w:val="006E3D6A"/>
    <w:rsid w:val="006E41E6"/>
    <w:rsid w:val="006E49A9"/>
    <w:rsid w:val="006E4BCB"/>
    <w:rsid w:val="006E4CCE"/>
    <w:rsid w:val="006E4DA9"/>
    <w:rsid w:val="006E4F56"/>
    <w:rsid w:val="006E53BA"/>
    <w:rsid w:val="006E5B7B"/>
    <w:rsid w:val="006E6019"/>
    <w:rsid w:val="006E609F"/>
    <w:rsid w:val="006E6425"/>
    <w:rsid w:val="006E671E"/>
    <w:rsid w:val="006E6D17"/>
    <w:rsid w:val="006E6FB2"/>
    <w:rsid w:val="006E70DB"/>
    <w:rsid w:val="006E71EB"/>
    <w:rsid w:val="006F024C"/>
    <w:rsid w:val="006F02D9"/>
    <w:rsid w:val="006F0AC1"/>
    <w:rsid w:val="006F115F"/>
    <w:rsid w:val="006F1573"/>
    <w:rsid w:val="006F1AA5"/>
    <w:rsid w:val="006F1C41"/>
    <w:rsid w:val="006F20E0"/>
    <w:rsid w:val="006F263B"/>
    <w:rsid w:val="006F27F3"/>
    <w:rsid w:val="006F2943"/>
    <w:rsid w:val="006F2B44"/>
    <w:rsid w:val="006F3B95"/>
    <w:rsid w:val="006F3E8A"/>
    <w:rsid w:val="006F4194"/>
    <w:rsid w:val="006F444F"/>
    <w:rsid w:val="006F45D4"/>
    <w:rsid w:val="006F61F2"/>
    <w:rsid w:val="006F71D3"/>
    <w:rsid w:val="006F74B1"/>
    <w:rsid w:val="006F74D6"/>
    <w:rsid w:val="007000A1"/>
    <w:rsid w:val="007008C3"/>
    <w:rsid w:val="00700A71"/>
    <w:rsid w:val="00700A7D"/>
    <w:rsid w:val="00700DE2"/>
    <w:rsid w:val="00700DEB"/>
    <w:rsid w:val="00701215"/>
    <w:rsid w:val="007012DA"/>
    <w:rsid w:val="00701A8B"/>
    <w:rsid w:val="00701ADC"/>
    <w:rsid w:val="00701FE0"/>
    <w:rsid w:val="00702554"/>
    <w:rsid w:val="00702D8F"/>
    <w:rsid w:val="00703591"/>
    <w:rsid w:val="007039EE"/>
    <w:rsid w:val="00704092"/>
    <w:rsid w:val="0070418A"/>
    <w:rsid w:val="00704568"/>
    <w:rsid w:val="00704E60"/>
    <w:rsid w:val="007051ED"/>
    <w:rsid w:val="00705496"/>
    <w:rsid w:val="00705727"/>
    <w:rsid w:val="0070575F"/>
    <w:rsid w:val="00705B0D"/>
    <w:rsid w:val="00705EA2"/>
    <w:rsid w:val="0070635E"/>
    <w:rsid w:val="0070665C"/>
    <w:rsid w:val="0070789F"/>
    <w:rsid w:val="00707B11"/>
    <w:rsid w:val="00707E96"/>
    <w:rsid w:val="007104EA"/>
    <w:rsid w:val="0071070E"/>
    <w:rsid w:val="00710810"/>
    <w:rsid w:val="00710C69"/>
    <w:rsid w:val="00711161"/>
    <w:rsid w:val="007111A9"/>
    <w:rsid w:val="00711663"/>
    <w:rsid w:val="007123FD"/>
    <w:rsid w:val="00712B3B"/>
    <w:rsid w:val="007131C7"/>
    <w:rsid w:val="007132BA"/>
    <w:rsid w:val="007136E3"/>
    <w:rsid w:val="0071399C"/>
    <w:rsid w:val="00713AB2"/>
    <w:rsid w:val="00714147"/>
    <w:rsid w:val="007141EA"/>
    <w:rsid w:val="00714314"/>
    <w:rsid w:val="00714A93"/>
    <w:rsid w:val="00714ADC"/>
    <w:rsid w:val="00714FC7"/>
    <w:rsid w:val="0071590E"/>
    <w:rsid w:val="00716262"/>
    <w:rsid w:val="00716564"/>
    <w:rsid w:val="00717087"/>
    <w:rsid w:val="0071778A"/>
    <w:rsid w:val="007179BF"/>
    <w:rsid w:val="00721144"/>
    <w:rsid w:val="007212E8"/>
    <w:rsid w:val="00721AF9"/>
    <w:rsid w:val="00721B33"/>
    <w:rsid w:val="00721D48"/>
    <w:rsid w:val="007222A3"/>
    <w:rsid w:val="00722FAF"/>
    <w:rsid w:val="00723831"/>
    <w:rsid w:val="00723D43"/>
    <w:rsid w:val="007242CA"/>
    <w:rsid w:val="00724B01"/>
    <w:rsid w:val="00724C7D"/>
    <w:rsid w:val="00725380"/>
    <w:rsid w:val="0072585D"/>
    <w:rsid w:val="007259D6"/>
    <w:rsid w:val="007266E8"/>
    <w:rsid w:val="00726CAC"/>
    <w:rsid w:val="00726E44"/>
    <w:rsid w:val="00727244"/>
    <w:rsid w:val="007274B7"/>
    <w:rsid w:val="00727AB4"/>
    <w:rsid w:val="007307B7"/>
    <w:rsid w:val="00730920"/>
    <w:rsid w:val="00730C01"/>
    <w:rsid w:val="00730D06"/>
    <w:rsid w:val="00730FD5"/>
    <w:rsid w:val="00731122"/>
    <w:rsid w:val="00731516"/>
    <w:rsid w:val="00731BC2"/>
    <w:rsid w:val="00731E35"/>
    <w:rsid w:val="00731EDF"/>
    <w:rsid w:val="007324F8"/>
    <w:rsid w:val="00732566"/>
    <w:rsid w:val="00732885"/>
    <w:rsid w:val="00732B7C"/>
    <w:rsid w:val="007342AE"/>
    <w:rsid w:val="007345CA"/>
    <w:rsid w:val="00734F2B"/>
    <w:rsid w:val="00735232"/>
    <w:rsid w:val="00735D34"/>
    <w:rsid w:val="00735D56"/>
    <w:rsid w:val="0073630F"/>
    <w:rsid w:val="007364BF"/>
    <w:rsid w:val="007370AB"/>
    <w:rsid w:val="0073787A"/>
    <w:rsid w:val="00737FBA"/>
    <w:rsid w:val="00740B77"/>
    <w:rsid w:val="00740E23"/>
    <w:rsid w:val="00740F0B"/>
    <w:rsid w:val="00741318"/>
    <w:rsid w:val="007415F8"/>
    <w:rsid w:val="0074169F"/>
    <w:rsid w:val="00741A89"/>
    <w:rsid w:val="00741B20"/>
    <w:rsid w:val="00741C09"/>
    <w:rsid w:val="007420D4"/>
    <w:rsid w:val="00742119"/>
    <w:rsid w:val="00742491"/>
    <w:rsid w:val="007424B8"/>
    <w:rsid w:val="0074282F"/>
    <w:rsid w:val="00743235"/>
    <w:rsid w:val="007435B9"/>
    <w:rsid w:val="00743D1F"/>
    <w:rsid w:val="00744151"/>
    <w:rsid w:val="00745113"/>
    <w:rsid w:val="00745779"/>
    <w:rsid w:val="00745D34"/>
    <w:rsid w:val="007464D0"/>
    <w:rsid w:val="0074703B"/>
    <w:rsid w:val="007470C5"/>
    <w:rsid w:val="00747851"/>
    <w:rsid w:val="00747B47"/>
    <w:rsid w:val="00747E09"/>
    <w:rsid w:val="00747F05"/>
    <w:rsid w:val="00750466"/>
    <w:rsid w:val="00750569"/>
    <w:rsid w:val="007507AB"/>
    <w:rsid w:val="00750A64"/>
    <w:rsid w:val="007515FC"/>
    <w:rsid w:val="00751843"/>
    <w:rsid w:val="00751972"/>
    <w:rsid w:val="00751E22"/>
    <w:rsid w:val="00752377"/>
    <w:rsid w:val="00752B47"/>
    <w:rsid w:val="0075310F"/>
    <w:rsid w:val="007535A8"/>
    <w:rsid w:val="00753E51"/>
    <w:rsid w:val="0075453E"/>
    <w:rsid w:val="007548AA"/>
    <w:rsid w:val="00755816"/>
    <w:rsid w:val="007558EC"/>
    <w:rsid w:val="00755ED0"/>
    <w:rsid w:val="0075715F"/>
    <w:rsid w:val="00757412"/>
    <w:rsid w:val="0076016A"/>
    <w:rsid w:val="0076022C"/>
    <w:rsid w:val="007608A2"/>
    <w:rsid w:val="0076172C"/>
    <w:rsid w:val="00761D1F"/>
    <w:rsid w:val="0076238B"/>
    <w:rsid w:val="00762728"/>
    <w:rsid w:val="007627CD"/>
    <w:rsid w:val="00762995"/>
    <w:rsid w:val="00762F6F"/>
    <w:rsid w:val="007635C9"/>
    <w:rsid w:val="00763604"/>
    <w:rsid w:val="007636D1"/>
    <w:rsid w:val="00763873"/>
    <w:rsid w:val="00763987"/>
    <w:rsid w:val="00763B6B"/>
    <w:rsid w:val="00763C69"/>
    <w:rsid w:val="007643A0"/>
    <w:rsid w:val="00764702"/>
    <w:rsid w:val="00764C99"/>
    <w:rsid w:val="00764DC6"/>
    <w:rsid w:val="007654D5"/>
    <w:rsid w:val="00765767"/>
    <w:rsid w:val="00765862"/>
    <w:rsid w:val="00765E27"/>
    <w:rsid w:val="00766EBF"/>
    <w:rsid w:val="00766FB1"/>
    <w:rsid w:val="00767158"/>
    <w:rsid w:val="00767172"/>
    <w:rsid w:val="00767192"/>
    <w:rsid w:val="0076756F"/>
    <w:rsid w:val="007700E1"/>
    <w:rsid w:val="00770579"/>
    <w:rsid w:val="0077081D"/>
    <w:rsid w:val="00770B83"/>
    <w:rsid w:val="007710C2"/>
    <w:rsid w:val="0077126F"/>
    <w:rsid w:val="0077265F"/>
    <w:rsid w:val="00772BA0"/>
    <w:rsid w:val="00772D8D"/>
    <w:rsid w:val="007735FF"/>
    <w:rsid w:val="007736AB"/>
    <w:rsid w:val="00773C43"/>
    <w:rsid w:val="00773D15"/>
    <w:rsid w:val="0077431F"/>
    <w:rsid w:val="0077537A"/>
    <w:rsid w:val="00775720"/>
    <w:rsid w:val="00775E2D"/>
    <w:rsid w:val="007764E0"/>
    <w:rsid w:val="0077652B"/>
    <w:rsid w:val="007765E7"/>
    <w:rsid w:val="0077661B"/>
    <w:rsid w:val="007768AB"/>
    <w:rsid w:val="007777DE"/>
    <w:rsid w:val="0078028F"/>
    <w:rsid w:val="007804B2"/>
    <w:rsid w:val="007807C5"/>
    <w:rsid w:val="0078095F"/>
    <w:rsid w:val="00781141"/>
    <w:rsid w:val="0078166A"/>
    <w:rsid w:val="00781A3E"/>
    <w:rsid w:val="00781FCC"/>
    <w:rsid w:val="0078202F"/>
    <w:rsid w:val="00782224"/>
    <w:rsid w:val="007825BC"/>
    <w:rsid w:val="0078289D"/>
    <w:rsid w:val="00783493"/>
    <w:rsid w:val="00783676"/>
    <w:rsid w:val="007837EA"/>
    <w:rsid w:val="007844B7"/>
    <w:rsid w:val="007845C7"/>
    <w:rsid w:val="007849BB"/>
    <w:rsid w:val="00785C75"/>
    <w:rsid w:val="00785F79"/>
    <w:rsid w:val="00786220"/>
    <w:rsid w:val="00786471"/>
    <w:rsid w:val="00786743"/>
    <w:rsid w:val="00786FB2"/>
    <w:rsid w:val="00790045"/>
    <w:rsid w:val="00790410"/>
    <w:rsid w:val="00790415"/>
    <w:rsid w:val="007915F1"/>
    <w:rsid w:val="007918AF"/>
    <w:rsid w:val="007918C3"/>
    <w:rsid w:val="00791AAF"/>
    <w:rsid w:val="00791C47"/>
    <w:rsid w:val="00792CDD"/>
    <w:rsid w:val="00793A1A"/>
    <w:rsid w:val="00793E01"/>
    <w:rsid w:val="00793E2A"/>
    <w:rsid w:val="00793EF1"/>
    <w:rsid w:val="007946A9"/>
    <w:rsid w:val="0079471F"/>
    <w:rsid w:val="00795211"/>
    <w:rsid w:val="0079527C"/>
    <w:rsid w:val="007953CD"/>
    <w:rsid w:val="00795854"/>
    <w:rsid w:val="0079596D"/>
    <w:rsid w:val="00795C81"/>
    <w:rsid w:val="0079637B"/>
    <w:rsid w:val="00796FD2"/>
    <w:rsid w:val="0079708E"/>
    <w:rsid w:val="00797217"/>
    <w:rsid w:val="00797749"/>
    <w:rsid w:val="0079791A"/>
    <w:rsid w:val="007A024F"/>
    <w:rsid w:val="007A0512"/>
    <w:rsid w:val="007A06AA"/>
    <w:rsid w:val="007A06F6"/>
    <w:rsid w:val="007A0774"/>
    <w:rsid w:val="007A0B4C"/>
    <w:rsid w:val="007A0E9B"/>
    <w:rsid w:val="007A0F57"/>
    <w:rsid w:val="007A150E"/>
    <w:rsid w:val="007A1EB7"/>
    <w:rsid w:val="007A206B"/>
    <w:rsid w:val="007A290D"/>
    <w:rsid w:val="007A2D9F"/>
    <w:rsid w:val="007A2E2C"/>
    <w:rsid w:val="007A3AB8"/>
    <w:rsid w:val="007A3E79"/>
    <w:rsid w:val="007A45BE"/>
    <w:rsid w:val="007A46B5"/>
    <w:rsid w:val="007A51ED"/>
    <w:rsid w:val="007A69F4"/>
    <w:rsid w:val="007A69F8"/>
    <w:rsid w:val="007A6BD2"/>
    <w:rsid w:val="007A724A"/>
    <w:rsid w:val="007A7680"/>
    <w:rsid w:val="007A7A42"/>
    <w:rsid w:val="007A7CB8"/>
    <w:rsid w:val="007A7DF7"/>
    <w:rsid w:val="007A7F02"/>
    <w:rsid w:val="007B014D"/>
    <w:rsid w:val="007B027E"/>
    <w:rsid w:val="007B1699"/>
    <w:rsid w:val="007B17CF"/>
    <w:rsid w:val="007B2311"/>
    <w:rsid w:val="007B287D"/>
    <w:rsid w:val="007B28B1"/>
    <w:rsid w:val="007B2B40"/>
    <w:rsid w:val="007B30C7"/>
    <w:rsid w:val="007B3218"/>
    <w:rsid w:val="007B32D9"/>
    <w:rsid w:val="007B392E"/>
    <w:rsid w:val="007B3D54"/>
    <w:rsid w:val="007B3EC6"/>
    <w:rsid w:val="007B440A"/>
    <w:rsid w:val="007B479C"/>
    <w:rsid w:val="007B49BC"/>
    <w:rsid w:val="007B5360"/>
    <w:rsid w:val="007B5745"/>
    <w:rsid w:val="007B5A74"/>
    <w:rsid w:val="007B5F8A"/>
    <w:rsid w:val="007B60B2"/>
    <w:rsid w:val="007B6A52"/>
    <w:rsid w:val="007B72BC"/>
    <w:rsid w:val="007B755E"/>
    <w:rsid w:val="007B76A2"/>
    <w:rsid w:val="007B770C"/>
    <w:rsid w:val="007B7789"/>
    <w:rsid w:val="007C02DF"/>
    <w:rsid w:val="007C09A4"/>
    <w:rsid w:val="007C154A"/>
    <w:rsid w:val="007C1689"/>
    <w:rsid w:val="007C1C57"/>
    <w:rsid w:val="007C1C69"/>
    <w:rsid w:val="007C20F1"/>
    <w:rsid w:val="007C24CD"/>
    <w:rsid w:val="007C25B8"/>
    <w:rsid w:val="007C2916"/>
    <w:rsid w:val="007C29F8"/>
    <w:rsid w:val="007C3B33"/>
    <w:rsid w:val="007C3E0D"/>
    <w:rsid w:val="007C4384"/>
    <w:rsid w:val="007C44D2"/>
    <w:rsid w:val="007C4523"/>
    <w:rsid w:val="007C49A8"/>
    <w:rsid w:val="007C4CE1"/>
    <w:rsid w:val="007C5EEE"/>
    <w:rsid w:val="007C62D9"/>
    <w:rsid w:val="007C64AC"/>
    <w:rsid w:val="007C6B6A"/>
    <w:rsid w:val="007C726C"/>
    <w:rsid w:val="007C7761"/>
    <w:rsid w:val="007C7BE2"/>
    <w:rsid w:val="007D04CA"/>
    <w:rsid w:val="007D0796"/>
    <w:rsid w:val="007D0A90"/>
    <w:rsid w:val="007D0D12"/>
    <w:rsid w:val="007D12B9"/>
    <w:rsid w:val="007D1319"/>
    <w:rsid w:val="007D18C4"/>
    <w:rsid w:val="007D1D84"/>
    <w:rsid w:val="007D1E66"/>
    <w:rsid w:val="007D1F0F"/>
    <w:rsid w:val="007D2E0F"/>
    <w:rsid w:val="007D3CA9"/>
    <w:rsid w:val="007D412D"/>
    <w:rsid w:val="007D440F"/>
    <w:rsid w:val="007D4657"/>
    <w:rsid w:val="007D4888"/>
    <w:rsid w:val="007D4A1B"/>
    <w:rsid w:val="007D4AE7"/>
    <w:rsid w:val="007D4CC8"/>
    <w:rsid w:val="007D4D76"/>
    <w:rsid w:val="007D548B"/>
    <w:rsid w:val="007D6A6F"/>
    <w:rsid w:val="007D6ED3"/>
    <w:rsid w:val="007D71E8"/>
    <w:rsid w:val="007D732B"/>
    <w:rsid w:val="007D75C3"/>
    <w:rsid w:val="007E004A"/>
    <w:rsid w:val="007E05D4"/>
    <w:rsid w:val="007E14A4"/>
    <w:rsid w:val="007E199E"/>
    <w:rsid w:val="007E1CC6"/>
    <w:rsid w:val="007E1D76"/>
    <w:rsid w:val="007E1DF8"/>
    <w:rsid w:val="007E24AC"/>
    <w:rsid w:val="007E2A9D"/>
    <w:rsid w:val="007E2DCC"/>
    <w:rsid w:val="007E2EAC"/>
    <w:rsid w:val="007E3447"/>
    <w:rsid w:val="007E385A"/>
    <w:rsid w:val="007E3E46"/>
    <w:rsid w:val="007E4431"/>
    <w:rsid w:val="007E49E8"/>
    <w:rsid w:val="007E4C04"/>
    <w:rsid w:val="007E5420"/>
    <w:rsid w:val="007E552A"/>
    <w:rsid w:val="007E5D70"/>
    <w:rsid w:val="007E683F"/>
    <w:rsid w:val="007E6BF8"/>
    <w:rsid w:val="007E6E64"/>
    <w:rsid w:val="007E747E"/>
    <w:rsid w:val="007E74ED"/>
    <w:rsid w:val="007E7973"/>
    <w:rsid w:val="007E7FDF"/>
    <w:rsid w:val="007F0539"/>
    <w:rsid w:val="007F0735"/>
    <w:rsid w:val="007F0AD7"/>
    <w:rsid w:val="007F13B9"/>
    <w:rsid w:val="007F1CC4"/>
    <w:rsid w:val="007F1D79"/>
    <w:rsid w:val="007F2532"/>
    <w:rsid w:val="007F295C"/>
    <w:rsid w:val="007F3DA3"/>
    <w:rsid w:val="007F3F78"/>
    <w:rsid w:val="007F3FF0"/>
    <w:rsid w:val="007F41BA"/>
    <w:rsid w:val="007F4903"/>
    <w:rsid w:val="007F53C2"/>
    <w:rsid w:val="007F5B25"/>
    <w:rsid w:val="007F5B7C"/>
    <w:rsid w:val="007F6095"/>
    <w:rsid w:val="007F63DF"/>
    <w:rsid w:val="007F6428"/>
    <w:rsid w:val="007F6490"/>
    <w:rsid w:val="007F6790"/>
    <w:rsid w:val="007F680D"/>
    <w:rsid w:val="007F7570"/>
    <w:rsid w:val="007F770E"/>
    <w:rsid w:val="007F7986"/>
    <w:rsid w:val="007F7F6C"/>
    <w:rsid w:val="007F7F98"/>
    <w:rsid w:val="00800139"/>
    <w:rsid w:val="00800294"/>
    <w:rsid w:val="0080044B"/>
    <w:rsid w:val="00800AE2"/>
    <w:rsid w:val="00801082"/>
    <w:rsid w:val="008013FC"/>
    <w:rsid w:val="0080210D"/>
    <w:rsid w:val="00802116"/>
    <w:rsid w:val="00802806"/>
    <w:rsid w:val="00802AF4"/>
    <w:rsid w:val="00802B7F"/>
    <w:rsid w:val="00802C49"/>
    <w:rsid w:val="008031F0"/>
    <w:rsid w:val="0080333F"/>
    <w:rsid w:val="0080393A"/>
    <w:rsid w:val="00803BF5"/>
    <w:rsid w:val="00803E51"/>
    <w:rsid w:val="008042CE"/>
    <w:rsid w:val="008048E3"/>
    <w:rsid w:val="00804F37"/>
    <w:rsid w:val="008052DD"/>
    <w:rsid w:val="00805431"/>
    <w:rsid w:val="00805587"/>
    <w:rsid w:val="008056A5"/>
    <w:rsid w:val="00805736"/>
    <w:rsid w:val="00805AE2"/>
    <w:rsid w:val="00805BFE"/>
    <w:rsid w:val="008063E7"/>
    <w:rsid w:val="00806B1F"/>
    <w:rsid w:val="00806B8D"/>
    <w:rsid w:val="00806DDE"/>
    <w:rsid w:val="008103BC"/>
    <w:rsid w:val="008106FB"/>
    <w:rsid w:val="00810E92"/>
    <w:rsid w:val="00810F25"/>
    <w:rsid w:val="008110ED"/>
    <w:rsid w:val="00811270"/>
    <w:rsid w:val="008114EA"/>
    <w:rsid w:val="008115EF"/>
    <w:rsid w:val="00811E23"/>
    <w:rsid w:val="00812347"/>
    <w:rsid w:val="00812CFE"/>
    <w:rsid w:val="00812FA2"/>
    <w:rsid w:val="00813605"/>
    <w:rsid w:val="00813732"/>
    <w:rsid w:val="00813B1F"/>
    <w:rsid w:val="00813BC9"/>
    <w:rsid w:val="008142BE"/>
    <w:rsid w:val="00814662"/>
    <w:rsid w:val="00814D72"/>
    <w:rsid w:val="00815002"/>
    <w:rsid w:val="00815AD8"/>
    <w:rsid w:val="00815D5C"/>
    <w:rsid w:val="008161D6"/>
    <w:rsid w:val="008163CF"/>
    <w:rsid w:val="008164E1"/>
    <w:rsid w:val="00816BAE"/>
    <w:rsid w:val="00817359"/>
    <w:rsid w:val="0081781E"/>
    <w:rsid w:val="00817861"/>
    <w:rsid w:val="008179FB"/>
    <w:rsid w:val="00817CCB"/>
    <w:rsid w:val="00817FDC"/>
    <w:rsid w:val="008202BC"/>
    <w:rsid w:val="008207F0"/>
    <w:rsid w:val="00820DF8"/>
    <w:rsid w:val="0082103A"/>
    <w:rsid w:val="00821588"/>
    <w:rsid w:val="008222AD"/>
    <w:rsid w:val="00822377"/>
    <w:rsid w:val="00822638"/>
    <w:rsid w:val="008227E8"/>
    <w:rsid w:val="0082293A"/>
    <w:rsid w:val="00822AF7"/>
    <w:rsid w:val="00822B6B"/>
    <w:rsid w:val="008237BD"/>
    <w:rsid w:val="008239FB"/>
    <w:rsid w:val="00823C5B"/>
    <w:rsid w:val="00824B79"/>
    <w:rsid w:val="00824BBA"/>
    <w:rsid w:val="00824D84"/>
    <w:rsid w:val="0082517C"/>
    <w:rsid w:val="008253E2"/>
    <w:rsid w:val="00825640"/>
    <w:rsid w:val="00825DBB"/>
    <w:rsid w:val="00826043"/>
    <w:rsid w:val="00826324"/>
    <w:rsid w:val="00826475"/>
    <w:rsid w:val="00826A7B"/>
    <w:rsid w:val="00826B0F"/>
    <w:rsid w:val="00826B48"/>
    <w:rsid w:val="0082779C"/>
    <w:rsid w:val="008277A6"/>
    <w:rsid w:val="00827B1E"/>
    <w:rsid w:val="00830BD6"/>
    <w:rsid w:val="00830DF4"/>
    <w:rsid w:val="00831078"/>
    <w:rsid w:val="008312A8"/>
    <w:rsid w:val="00831763"/>
    <w:rsid w:val="008317D7"/>
    <w:rsid w:val="00831C57"/>
    <w:rsid w:val="0083201F"/>
    <w:rsid w:val="0083202A"/>
    <w:rsid w:val="00832070"/>
    <w:rsid w:val="0083252B"/>
    <w:rsid w:val="00832C7A"/>
    <w:rsid w:val="00832D70"/>
    <w:rsid w:val="0083386C"/>
    <w:rsid w:val="00833957"/>
    <w:rsid w:val="00833DB7"/>
    <w:rsid w:val="00833ECB"/>
    <w:rsid w:val="008345F1"/>
    <w:rsid w:val="0083508A"/>
    <w:rsid w:val="00835522"/>
    <w:rsid w:val="008358C5"/>
    <w:rsid w:val="008359FF"/>
    <w:rsid w:val="008362EF"/>
    <w:rsid w:val="00836DF8"/>
    <w:rsid w:val="00837053"/>
    <w:rsid w:val="00837877"/>
    <w:rsid w:val="008379A4"/>
    <w:rsid w:val="00837E59"/>
    <w:rsid w:val="00840053"/>
    <w:rsid w:val="008405B6"/>
    <w:rsid w:val="008406D5"/>
    <w:rsid w:val="008419B2"/>
    <w:rsid w:val="00841BFA"/>
    <w:rsid w:val="008423BC"/>
    <w:rsid w:val="00842526"/>
    <w:rsid w:val="00842551"/>
    <w:rsid w:val="0084264E"/>
    <w:rsid w:val="008428D2"/>
    <w:rsid w:val="00842A8C"/>
    <w:rsid w:val="00842B73"/>
    <w:rsid w:val="00842C6C"/>
    <w:rsid w:val="00842F65"/>
    <w:rsid w:val="00842FAA"/>
    <w:rsid w:val="00843764"/>
    <w:rsid w:val="00843AE5"/>
    <w:rsid w:val="00843BE2"/>
    <w:rsid w:val="00843E86"/>
    <w:rsid w:val="00844615"/>
    <w:rsid w:val="00844949"/>
    <w:rsid w:val="00844A05"/>
    <w:rsid w:val="00844A6B"/>
    <w:rsid w:val="00845596"/>
    <w:rsid w:val="00845BEA"/>
    <w:rsid w:val="00845D2F"/>
    <w:rsid w:val="00845F23"/>
    <w:rsid w:val="00845F2E"/>
    <w:rsid w:val="008464F6"/>
    <w:rsid w:val="00846591"/>
    <w:rsid w:val="00846702"/>
    <w:rsid w:val="0084694D"/>
    <w:rsid w:val="00847306"/>
    <w:rsid w:val="00847494"/>
    <w:rsid w:val="008478AA"/>
    <w:rsid w:val="00847AD8"/>
    <w:rsid w:val="0085011A"/>
    <w:rsid w:val="0085067B"/>
    <w:rsid w:val="00850A19"/>
    <w:rsid w:val="00850A91"/>
    <w:rsid w:val="00851120"/>
    <w:rsid w:val="0085166F"/>
    <w:rsid w:val="0085180F"/>
    <w:rsid w:val="00851EB6"/>
    <w:rsid w:val="00852171"/>
    <w:rsid w:val="008523B9"/>
    <w:rsid w:val="00852606"/>
    <w:rsid w:val="0085263A"/>
    <w:rsid w:val="00852BF2"/>
    <w:rsid w:val="00852C82"/>
    <w:rsid w:val="00852E9C"/>
    <w:rsid w:val="00853C37"/>
    <w:rsid w:val="0085536B"/>
    <w:rsid w:val="00855C83"/>
    <w:rsid w:val="00855DF5"/>
    <w:rsid w:val="00855E87"/>
    <w:rsid w:val="00855FB9"/>
    <w:rsid w:val="008563AB"/>
    <w:rsid w:val="00857139"/>
    <w:rsid w:val="008578D0"/>
    <w:rsid w:val="00857D5B"/>
    <w:rsid w:val="008603FC"/>
    <w:rsid w:val="00860854"/>
    <w:rsid w:val="00860C6E"/>
    <w:rsid w:val="008612C0"/>
    <w:rsid w:val="00861961"/>
    <w:rsid w:val="00861965"/>
    <w:rsid w:val="008621EA"/>
    <w:rsid w:val="00862579"/>
    <w:rsid w:val="00862EAA"/>
    <w:rsid w:val="00863418"/>
    <w:rsid w:val="00863530"/>
    <w:rsid w:val="00863ABF"/>
    <w:rsid w:val="00864443"/>
    <w:rsid w:val="008650A0"/>
    <w:rsid w:val="0086577C"/>
    <w:rsid w:val="00865C5F"/>
    <w:rsid w:val="00865C62"/>
    <w:rsid w:val="008661BA"/>
    <w:rsid w:val="0086661D"/>
    <w:rsid w:val="00866A50"/>
    <w:rsid w:val="00866AC8"/>
    <w:rsid w:val="00866D2C"/>
    <w:rsid w:val="00867AA1"/>
    <w:rsid w:val="00867BBE"/>
    <w:rsid w:val="00867EB7"/>
    <w:rsid w:val="00867FD9"/>
    <w:rsid w:val="00870689"/>
    <w:rsid w:val="0087081F"/>
    <w:rsid w:val="00871212"/>
    <w:rsid w:val="008720A2"/>
    <w:rsid w:val="00872334"/>
    <w:rsid w:val="008726DB"/>
    <w:rsid w:val="008728D2"/>
    <w:rsid w:val="00872CB2"/>
    <w:rsid w:val="00873250"/>
    <w:rsid w:val="00873876"/>
    <w:rsid w:val="00873AE5"/>
    <w:rsid w:val="00873CC4"/>
    <w:rsid w:val="00873D02"/>
    <w:rsid w:val="00873EAB"/>
    <w:rsid w:val="00874233"/>
    <w:rsid w:val="0087447F"/>
    <w:rsid w:val="00874609"/>
    <w:rsid w:val="008749CC"/>
    <w:rsid w:val="00874F51"/>
    <w:rsid w:val="00875985"/>
    <w:rsid w:val="008759B5"/>
    <w:rsid w:val="00876320"/>
    <w:rsid w:val="0087655D"/>
    <w:rsid w:val="008767C7"/>
    <w:rsid w:val="00876A1C"/>
    <w:rsid w:val="00877110"/>
    <w:rsid w:val="00877341"/>
    <w:rsid w:val="00877F4E"/>
    <w:rsid w:val="00880B59"/>
    <w:rsid w:val="00880D64"/>
    <w:rsid w:val="00880F01"/>
    <w:rsid w:val="008815DD"/>
    <w:rsid w:val="0088160F"/>
    <w:rsid w:val="00881E54"/>
    <w:rsid w:val="008820A2"/>
    <w:rsid w:val="00882270"/>
    <w:rsid w:val="00882343"/>
    <w:rsid w:val="008824FF"/>
    <w:rsid w:val="00882527"/>
    <w:rsid w:val="00882603"/>
    <w:rsid w:val="00882760"/>
    <w:rsid w:val="0088278B"/>
    <w:rsid w:val="00882918"/>
    <w:rsid w:val="008829D0"/>
    <w:rsid w:val="00882D8E"/>
    <w:rsid w:val="0088314A"/>
    <w:rsid w:val="0088320C"/>
    <w:rsid w:val="0088355A"/>
    <w:rsid w:val="00883F30"/>
    <w:rsid w:val="0088430C"/>
    <w:rsid w:val="008847E0"/>
    <w:rsid w:val="00884C9C"/>
    <w:rsid w:val="008850E2"/>
    <w:rsid w:val="00885238"/>
    <w:rsid w:val="008854F3"/>
    <w:rsid w:val="008860CC"/>
    <w:rsid w:val="008863AF"/>
    <w:rsid w:val="00886F6F"/>
    <w:rsid w:val="00887037"/>
    <w:rsid w:val="008878D5"/>
    <w:rsid w:val="00887BCC"/>
    <w:rsid w:val="00887C10"/>
    <w:rsid w:val="008906F1"/>
    <w:rsid w:val="008907B6"/>
    <w:rsid w:val="008908DD"/>
    <w:rsid w:val="008909E2"/>
    <w:rsid w:val="00890B27"/>
    <w:rsid w:val="00891A6E"/>
    <w:rsid w:val="008922E9"/>
    <w:rsid w:val="0089275A"/>
    <w:rsid w:val="008927DC"/>
    <w:rsid w:val="008929BC"/>
    <w:rsid w:val="0089341B"/>
    <w:rsid w:val="008935A0"/>
    <w:rsid w:val="008935FB"/>
    <w:rsid w:val="00893890"/>
    <w:rsid w:val="00893A71"/>
    <w:rsid w:val="00894CAF"/>
    <w:rsid w:val="0089523A"/>
    <w:rsid w:val="008952F2"/>
    <w:rsid w:val="008954B7"/>
    <w:rsid w:val="00895807"/>
    <w:rsid w:val="00895EBE"/>
    <w:rsid w:val="008964CD"/>
    <w:rsid w:val="00896D2D"/>
    <w:rsid w:val="00896E06"/>
    <w:rsid w:val="00896F8F"/>
    <w:rsid w:val="008970B7"/>
    <w:rsid w:val="00897249"/>
    <w:rsid w:val="00897D71"/>
    <w:rsid w:val="00897DFD"/>
    <w:rsid w:val="00897F73"/>
    <w:rsid w:val="008A065A"/>
    <w:rsid w:val="008A06A8"/>
    <w:rsid w:val="008A0777"/>
    <w:rsid w:val="008A0936"/>
    <w:rsid w:val="008A0AB9"/>
    <w:rsid w:val="008A16CF"/>
    <w:rsid w:val="008A17BC"/>
    <w:rsid w:val="008A1AA7"/>
    <w:rsid w:val="008A1ADC"/>
    <w:rsid w:val="008A2328"/>
    <w:rsid w:val="008A234F"/>
    <w:rsid w:val="008A2768"/>
    <w:rsid w:val="008A2D7A"/>
    <w:rsid w:val="008A30FD"/>
    <w:rsid w:val="008A3D2C"/>
    <w:rsid w:val="008A3F8E"/>
    <w:rsid w:val="008A4284"/>
    <w:rsid w:val="008A44A0"/>
    <w:rsid w:val="008A4997"/>
    <w:rsid w:val="008A4B43"/>
    <w:rsid w:val="008A4D80"/>
    <w:rsid w:val="008A5147"/>
    <w:rsid w:val="008A5481"/>
    <w:rsid w:val="008A54AC"/>
    <w:rsid w:val="008A5DC2"/>
    <w:rsid w:val="008A621C"/>
    <w:rsid w:val="008A69B2"/>
    <w:rsid w:val="008A6FD4"/>
    <w:rsid w:val="008A7088"/>
    <w:rsid w:val="008A730C"/>
    <w:rsid w:val="008A73CC"/>
    <w:rsid w:val="008A7583"/>
    <w:rsid w:val="008A7AE5"/>
    <w:rsid w:val="008A7C0B"/>
    <w:rsid w:val="008B016C"/>
    <w:rsid w:val="008B0265"/>
    <w:rsid w:val="008B07F2"/>
    <w:rsid w:val="008B0A00"/>
    <w:rsid w:val="008B0B68"/>
    <w:rsid w:val="008B0E2F"/>
    <w:rsid w:val="008B2252"/>
    <w:rsid w:val="008B2DA5"/>
    <w:rsid w:val="008B4063"/>
    <w:rsid w:val="008B46DD"/>
    <w:rsid w:val="008B48ED"/>
    <w:rsid w:val="008B553C"/>
    <w:rsid w:val="008B590A"/>
    <w:rsid w:val="008B5D9D"/>
    <w:rsid w:val="008B7108"/>
    <w:rsid w:val="008B7268"/>
    <w:rsid w:val="008B74DB"/>
    <w:rsid w:val="008B751D"/>
    <w:rsid w:val="008B7CB6"/>
    <w:rsid w:val="008C0C69"/>
    <w:rsid w:val="008C0D2E"/>
    <w:rsid w:val="008C1478"/>
    <w:rsid w:val="008C16C1"/>
    <w:rsid w:val="008C216B"/>
    <w:rsid w:val="008C2257"/>
    <w:rsid w:val="008C3134"/>
    <w:rsid w:val="008C31C0"/>
    <w:rsid w:val="008C32CE"/>
    <w:rsid w:val="008C449A"/>
    <w:rsid w:val="008C46B3"/>
    <w:rsid w:val="008C4733"/>
    <w:rsid w:val="008C4D5F"/>
    <w:rsid w:val="008C4DED"/>
    <w:rsid w:val="008C5249"/>
    <w:rsid w:val="008C5312"/>
    <w:rsid w:val="008C59AF"/>
    <w:rsid w:val="008C5B45"/>
    <w:rsid w:val="008C5C45"/>
    <w:rsid w:val="008C5F4A"/>
    <w:rsid w:val="008C632E"/>
    <w:rsid w:val="008C6460"/>
    <w:rsid w:val="008C64B5"/>
    <w:rsid w:val="008C6710"/>
    <w:rsid w:val="008C6A1F"/>
    <w:rsid w:val="008C6C49"/>
    <w:rsid w:val="008C6FFE"/>
    <w:rsid w:val="008C7841"/>
    <w:rsid w:val="008C7BEA"/>
    <w:rsid w:val="008C7CE3"/>
    <w:rsid w:val="008D02F9"/>
    <w:rsid w:val="008D0323"/>
    <w:rsid w:val="008D0349"/>
    <w:rsid w:val="008D0660"/>
    <w:rsid w:val="008D0E8B"/>
    <w:rsid w:val="008D100A"/>
    <w:rsid w:val="008D1651"/>
    <w:rsid w:val="008D1AE1"/>
    <w:rsid w:val="008D2008"/>
    <w:rsid w:val="008D2724"/>
    <w:rsid w:val="008D35BA"/>
    <w:rsid w:val="008D3F05"/>
    <w:rsid w:val="008D4877"/>
    <w:rsid w:val="008D4981"/>
    <w:rsid w:val="008D4B4C"/>
    <w:rsid w:val="008D4E82"/>
    <w:rsid w:val="008D54F3"/>
    <w:rsid w:val="008D596A"/>
    <w:rsid w:val="008D5A90"/>
    <w:rsid w:val="008D5C97"/>
    <w:rsid w:val="008D626B"/>
    <w:rsid w:val="008D6C3C"/>
    <w:rsid w:val="008D6E16"/>
    <w:rsid w:val="008D72A6"/>
    <w:rsid w:val="008D737C"/>
    <w:rsid w:val="008D73FD"/>
    <w:rsid w:val="008D76BC"/>
    <w:rsid w:val="008D7F3B"/>
    <w:rsid w:val="008E0013"/>
    <w:rsid w:val="008E0057"/>
    <w:rsid w:val="008E017D"/>
    <w:rsid w:val="008E09C1"/>
    <w:rsid w:val="008E1770"/>
    <w:rsid w:val="008E1AF2"/>
    <w:rsid w:val="008E1B38"/>
    <w:rsid w:val="008E1B82"/>
    <w:rsid w:val="008E2301"/>
    <w:rsid w:val="008E259D"/>
    <w:rsid w:val="008E2C75"/>
    <w:rsid w:val="008E2CAC"/>
    <w:rsid w:val="008E2E7A"/>
    <w:rsid w:val="008E34F9"/>
    <w:rsid w:val="008E3AC3"/>
    <w:rsid w:val="008E3C81"/>
    <w:rsid w:val="008E4A37"/>
    <w:rsid w:val="008E4D27"/>
    <w:rsid w:val="008E5106"/>
    <w:rsid w:val="008E5694"/>
    <w:rsid w:val="008E56FD"/>
    <w:rsid w:val="008E57D3"/>
    <w:rsid w:val="008E5DAD"/>
    <w:rsid w:val="008E5DC9"/>
    <w:rsid w:val="008E6315"/>
    <w:rsid w:val="008E6417"/>
    <w:rsid w:val="008E659B"/>
    <w:rsid w:val="008E669E"/>
    <w:rsid w:val="008E6937"/>
    <w:rsid w:val="008E6CF8"/>
    <w:rsid w:val="008E6F60"/>
    <w:rsid w:val="008E7094"/>
    <w:rsid w:val="008E70F7"/>
    <w:rsid w:val="008E7161"/>
    <w:rsid w:val="008F0296"/>
    <w:rsid w:val="008F0658"/>
    <w:rsid w:val="008F068C"/>
    <w:rsid w:val="008F09E9"/>
    <w:rsid w:val="008F11BD"/>
    <w:rsid w:val="008F1318"/>
    <w:rsid w:val="008F1A37"/>
    <w:rsid w:val="008F2335"/>
    <w:rsid w:val="008F27D9"/>
    <w:rsid w:val="008F29E1"/>
    <w:rsid w:val="008F2BF8"/>
    <w:rsid w:val="008F2D2C"/>
    <w:rsid w:val="008F3069"/>
    <w:rsid w:val="008F392F"/>
    <w:rsid w:val="008F395A"/>
    <w:rsid w:val="008F3AA1"/>
    <w:rsid w:val="008F3C72"/>
    <w:rsid w:val="008F3E23"/>
    <w:rsid w:val="008F3E36"/>
    <w:rsid w:val="008F3F16"/>
    <w:rsid w:val="008F43E1"/>
    <w:rsid w:val="008F46DB"/>
    <w:rsid w:val="008F4C1C"/>
    <w:rsid w:val="008F4C25"/>
    <w:rsid w:val="008F56D7"/>
    <w:rsid w:val="008F5ACB"/>
    <w:rsid w:val="008F5ED6"/>
    <w:rsid w:val="008F6733"/>
    <w:rsid w:val="008F6BD6"/>
    <w:rsid w:val="008F6C5E"/>
    <w:rsid w:val="008F6DBD"/>
    <w:rsid w:val="008F6DF7"/>
    <w:rsid w:val="008F6EB6"/>
    <w:rsid w:val="008F7442"/>
    <w:rsid w:val="008F7699"/>
    <w:rsid w:val="008F78A0"/>
    <w:rsid w:val="008F7A79"/>
    <w:rsid w:val="008F7B9E"/>
    <w:rsid w:val="008F7BB7"/>
    <w:rsid w:val="008F7C62"/>
    <w:rsid w:val="009001A9"/>
    <w:rsid w:val="009002A6"/>
    <w:rsid w:val="009011E6"/>
    <w:rsid w:val="009014D7"/>
    <w:rsid w:val="00901809"/>
    <w:rsid w:val="009019FC"/>
    <w:rsid w:val="009025F3"/>
    <w:rsid w:val="009028F5"/>
    <w:rsid w:val="00903071"/>
    <w:rsid w:val="0090384E"/>
    <w:rsid w:val="00903E0E"/>
    <w:rsid w:val="009040CE"/>
    <w:rsid w:val="0090466E"/>
    <w:rsid w:val="00904860"/>
    <w:rsid w:val="00904A9A"/>
    <w:rsid w:val="00904ABB"/>
    <w:rsid w:val="00904E54"/>
    <w:rsid w:val="00904F60"/>
    <w:rsid w:val="009055AE"/>
    <w:rsid w:val="00905845"/>
    <w:rsid w:val="009065E7"/>
    <w:rsid w:val="00906999"/>
    <w:rsid w:val="00907AE9"/>
    <w:rsid w:val="00907B33"/>
    <w:rsid w:val="00907E8D"/>
    <w:rsid w:val="00907F16"/>
    <w:rsid w:val="00910787"/>
    <w:rsid w:val="00911288"/>
    <w:rsid w:val="0091182D"/>
    <w:rsid w:val="00911894"/>
    <w:rsid w:val="009119EB"/>
    <w:rsid w:val="00911DC3"/>
    <w:rsid w:val="0091222B"/>
    <w:rsid w:val="009122EB"/>
    <w:rsid w:val="0091252A"/>
    <w:rsid w:val="0091277A"/>
    <w:rsid w:val="00912895"/>
    <w:rsid w:val="00912E89"/>
    <w:rsid w:val="009135CD"/>
    <w:rsid w:val="009140BB"/>
    <w:rsid w:val="009144CF"/>
    <w:rsid w:val="009145C1"/>
    <w:rsid w:val="00914647"/>
    <w:rsid w:val="009147EC"/>
    <w:rsid w:val="00914B88"/>
    <w:rsid w:val="00914C6E"/>
    <w:rsid w:val="00914C8A"/>
    <w:rsid w:val="00915549"/>
    <w:rsid w:val="00915715"/>
    <w:rsid w:val="009157CB"/>
    <w:rsid w:val="009158DB"/>
    <w:rsid w:val="00915B81"/>
    <w:rsid w:val="00915D2A"/>
    <w:rsid w:val="00915DBD"/>
    <w:rsid w:val="00916705"/>
    <w:rsid w:val="0091703A"/>
    <w:rsid w:val="00917048"/>
    <w:rsid w:val="0091784C"/>
    <w:rsid w:val="00917DE7"/>
    <w:rsid w:val="009203A7"/>
    <w:rsid w:val="0092058F"/>
    <w:rsid w:val="00920A5B"/>
    <w:rsid w:val="00920F2C"/>
    <w:rsid w:val="00921439"/>
    <w:rsid w:val="00921680"/>
    <w:rsid w:val="00921CBD"/>
    <w:rsid w:val="0092224D"/>
    <w:rsid w:val="00922468"/>
    <w:rsid w:val="009227C7"/>
    <w:rsid w:val="00922D06"/>
    <w:rsid w:val="009230D1"/>
    <w:rsid w:val="009233EC"/>
    <w:rsid w:val="009236EB"/>
    <w:rsid w:val="00923E0D"/>
    <w:rsid w:val="00923EF3"/>
    <w:rsid w:val="00924440"/>
    <w:rsid w:val="009244E1"/>
    <w:rsid w:val="00924F21"/>
    <w:rsid w:val="00925D66"/>
    <w:rsid w:val="00926630"/>
    <w:rsid w:val="00926E1F"/>
    <w:rsid w:val="009271B2"/>
    <w:rsid w:val="009273F7"/>
    <w:rsid w:val="00927DB6"/>
    <w:rsid w:val="00930067"/>
    <w:rsid w:val="00930A2F"/>
    <w:rsid w:val="00930C76"/>
    <w:rsid w:val="00930D86"/>
    <w:rsid w:val="00931253"/>
    <w:rsid w:val="00931AC5"/>
    <w:rsid w:val="00931ACA"/>
    <w:rsid w:val="00931B67"/>
    <w:rsid w:val="00931C24"/>
    <w:rsid w:val="00932759"/>
    <w:rsid w:val="00932A8E"/>
    <w:rsid w:val="0093336F"/>
    <w:rsid w:val="009333F5"/>
    <w:rsid w:val="0093348E"/>
    <w:rsid w:val="00933563"/>
    <w:rsid w:val="0093380B"/>
    <w:rsid w:val="00933C7B"/>
    <w:rsid w:val="00933E0E"/>
    <w:rsid w:val="00934564"/>
    <w:rsid w:val="00934ED0"/>
    <w:rsid w:val="00935CDF"/>
    <w:rsid w:val="00936418"/>
    <w:rsid w:val="0093664B"/>
    <w:rsid w:val="009366AC"/>
    <w:rsid w:val="00936914"/>
    <w:rsid w:val="00936FD4"/>
    <w:rsid w:val="00937386"/>
    <w:rsid w:val="009376AC"/>
    <w:rsid w:val="0093797A"/>
    <w:rsid w:val="00937AD6"/>
    <w:rsid w:val="00940131"/>
    <w:rsid w:val="00940550"/>
    <w:rsid w:val="009406CD"/>
    <w:rsid w:val="00940B3A"/>
    <w:rsid w:val="00940CC5"/>
    <w:rsid w:val="00940F54"/>
    <w:rsid w:val="009417C8"/>
    <w:rsid w:val="00941AF6"/>
    <w:rsid w:val="00941FC8"/>
    <w:rsid w:val="00942160"/>
    <w:rsid w:val="00942569"/>
    <w:rsid w:val="009427DC"/>
    <w:rsid w:val="00942F93"/>
    <w:rsid w:val="009433AA"/>
    <w:rsid w:val="0094379F"/>
    <w:rsid w:val="00943A0E"/>
    <w:rsid w:val="00943B90"/>
    <w:rsid w:val="00944160"/>
    <w:rsid w:val="00944C36"/>
    <w:rsid w:val="00945A37"/>
    <w:rsid w:val="00945A72"/>
    <w:rsid w:val="00945E84"/>
    <w:rsid w:val="0094693E"/>
    <w:rsid w:val="00946AA1"/>
    <w:rsid w:val="00946B14"/>
    <w:rsid w:val="00946D6E"/>
    <w:rsid w:val="00947025"/>
    <w:rsid w:val="009472FF"/>
    <w:rsid w:val="00947717"/>
    <w:rsid w:val="009479AE"/>
    <w:rsid w:val="00947A96"/>
    <w:rsid w:val="00947AB9"/>
    <w:rsid w:val="00950211"/>
    <w:rsid w:val="00950261"/>
    <w:rsid w:val="009506B7"/>
    <w:rsid w:val="009506B9"/>
    <w:rsid w:val="00950E3F"/>
    <w:rsid w:val="0095188E"/>
    <w:rsid w:val="00951AC7"/>
    <w:rsid w:val="00951E64"/>
    <w:rsid w:val="0095201F"/>
    <w:rsid w:val="009520AF"/>
    <w:rsid w:val="009522D4"/>
    <w:rsid w:val="00952862"/>
    <w:rsid w:val="00952936"/>
    <w:rsid w:val="00952A56"/>
    <w:rsid w:val="00952CA5"/>
    <w:rsid w:val="00953414"/>
    <w:rsid w:val="00953722"/>
    <w:rsid w:val="009544D2"/>
    <w:rsid w:val="00954C97"/>
    <w:rsid w:val="00955282"/>
    <w:rsid w:val="009558F7"/>
    <w:rsid w:val="00955BE8"/>
    <w:rsid w:val="00955D66"/>
    <w:rsid w:val="00955FF5"/>
    <w:rsid w:val="009561BD"/>
    <w:rsid w:val="00956829"/>
    <w:rsid w:val="00956D26"/>
    <w:rsid w:val="00956D57"/>
    <w:rsid w:val="00960EB6"/>
    <w:rsid w:val="00961952"/>
    <w:rsid w:val="00961D0A"/>
    <w:rsid w:val="00961EA4"/>
    <w:rsid w:val="00961F01"/>
    <w:rsid w:val="0096209B"/>
    <w:rsid w:val="009620DB"/>
    <w:rsid w:val="009625D2"/>
    <w:rsid w:val="009629FA"/>
    <w:rsid w:val="00962BB0"/>
    <w:rsid w:val="00962D90"/>
    <w:rsid w:val="009631F5"/>
    <w:rsid w:val="00963434"/>
    <w:rsid w:val="0096354E"/>
    <w:rsid w:val="009642E0"/>
    <w:rsid w:val="00964680"/>
    <w:rsid w:val="009648CE"/>
    <w:rsid w:val="00964A13"/>
    <w:rsid w:val="00964C43"/>
    <w:rsid w:val="00964E95"/>
    <w:rsid w:val="00964F0D"/>
    <w:rsid w:val="0096698D"/>
    <w:rsid w:val="00967CAA"/>
    <w:rsid w:val="00970765"/>
    <w:rsid w:val="00970C17"/>
    <w:rsid w:val="009710DD"/>
    <w:rsid w:val="00971258"/>
    <w:rsid w:val="00971770"/>
    <w:rsid w:val="00971891"/>
    <w:rsid w:val="009719CA"/>
    <w:rsid w:val="00971A4F"/>
    <w:rsid w:val="00971CE3"/>
    <w:rsid w:val="00971DAC"/>
    <w:rsid w:val="00971EFE"/>
    <w:rsid w:val="00972344"/>
    <w:rsid w:val="009723D8"/>
    <w:rsid w:val="00972C9C"/>
    <w:rsid w:val="00972CE4"/>
    <w:rsid w:val="00972E0F"/>
    <w:rsid w:val="00972F17"/>
    <w:rsid w:val="00972F25"/>
    <w:rsid w:val="009730CD"/>
    <w:rsid w:val="0097326A"/>
    <w:rsid w:val="009733E0"/>
    <w:rsid w:val="009739A7"/>
    <w:rsid w:val="00973EE3"/>
    <w:rsid w:val="0097422C"/>
    <w:rsid w:val="0097422F"/>
    <w:rsid w:val="00974422"/>
    <w:rsid w:val="00974655"/>
    <w:rsid w:val="00974D47"/>
    <w:rsid w:val="00974F8B"/>
    <w:rsid w:val="00975067"/>
    <w:rsid w:val="009754B2"/>
    <w:rsid w:val="00975550"/>
    <w:rsid w:val="00975608"/>
    <w:rsid w:val="009759B5"/>
    <w:rsid w:val="00975A4F"/>
    <w:rsid w:val="00975C41"/>
    <w:rsid w:val="00975CB3"/>
    <w:rsid w:val="009760E5"/>
    <w:rsid w:val="009762D5"/>
    <w:rsid w:val="00976706"/>
    <w:rsid w:val="009769E5"/>
    <w:rsid w:val="00976B26"/>
    <w:rsid w:val="00976C85"/>
    <w:rsid w:val="00976E72"/>
    <w:rsid w:val="00977C76"/>
    <w:rsid w:val="00980263"/>
    <w:rsid w:val="00980F80"/>
    <w:rsid w:val="00980FD1"/>
    <w:rsid w:val="009810E3"/>
    <w:rsid w:val="0098132A"/>
    <w:rsid w:val="00981382"/>
    <w:rsid w:val="009820BF"/>
    <w:rsid w:val="0098287F"/>
    <w:rsid w:val="00982B8D"/>
    <w:rsid w:val="00982D05"/>
    <w:rsid w:val="009837D5"/>
    <w:rsid w:val="0098382C"/>
    <w:rsid w:val="009838CB"/>
    <w:rsid w:val="009839F6"/>
    <w:rsid w:val="00983C99"/>
    <w:rsid w:val="009843EF"/>
    <w:rsid w:val="00984587"/>
    <w:rsid w:val="00984604"/>
    <w:rsid w:val="00984CC7"/>
    <w:rsid w:val="00984D75"/>
    <w:rsid w:val="00984DF6"/>
    <w:rsid w:val="00985139"/>
    <w:rsid w:val="00985605"/>
    <w:rsid w:val="00985A43"/>
    <w:rsid w:val="00985D5C"/>
    <w:rsid w:val="00986934"/>
    <w:rsid w:val="009873E1"/>
    <w:rsid w:val="0098767E"/>
    <w:rsid w:val="00987762"/>
    <w:rsid w:val="00990246"/>
    <w:rsid w:val="0099029F"/>
    <w:rsid w:val="00990400"/>
    <w:rsid w:val="009905B3"/>
    <w:rsid w:val="00990757"/>
    <w:rsid w:val="00990880"/>
    <w:rsid w:val="009910BB"/>
    <w:rsid w:val="009918CF"/>
    <w:rsid w:val="00991A0F"/>
    <w:rsid w:val="00991A4B"/>
    <w:rsid w:val="00991A83"/>
    <w:rsid w:val="00991C16"/>
    <w:rsid w:val="00991D95"/>
    <w:rsid w:val="00992AF8"/>
    <w:rsid w:val="009930DC"/>
    <w:rsid w:val="0099363B"/>
    <w:rsid w:val="00993797"/>
    <w:rsid w:val="00993994"/>
    <w:rsid w:val="00993F29"/>
    <w:rsid w:val="00994083"/>
    <w:rsid w:val="0099428D"/>
    <w:rsid w:val="00994A79"/>
    <w:rsid w:val="00994B6E"/>
    <w:rsid w:val="0099561B"/>
    <w:rsid w:val="0099594A"/>
    <w:rsid w:val="00995C2F"/>
    <w:rsid w:val="00995C3B"/>
    <w:rsid w:val="00995D1E"/>
    <w:rsid w:val="00995EE7"/>
    <w:rsid w:val="009965DB"/>
    <w:rsid w:val="0099667A"/>
    <w:rsid w:val="00996682"/>
    <w:rsid w:val="00996B0B"/>
    <w:rsid w:val="00996CED"/>
    <w:rsid w:val="00996E36"/>
    <w:rsid w:val="0099744B"/>
    <w:rsid w:val="00997BF7"/>
    <w:rsid w:val="009A0398"/>
    <w:rsid w:val="009A03D1"/>
    <w:rsid w:val="009A061E"/>
    <w:rsid w:val="009A0C85"/>
    <w:rsid w:val="009A0D60"/>
    <w:rsid w:val="009A0D68"/>
    <w:rsid w:val="009A0E38"/>
    <w:rsid w:val="009A0FEE"/>
    <w:rsid w:val="009A1003"/>
    <w:rsid w:val="009A13ED"/>
    <w:rsid w:val="009A1426"/>
    <w:rsid w:val="009A14CD"/>
    <w:rsid w:val="009A17F2"/>
    <w:rsid w:val="009A1FBD"/>
    <w:rsid w:val="009A21CD"/>
    <w:rsid w:val="009A2374"/>
    <w:rsid w:val="009A25D5"/>
    <w:rsid w:val="009A285C"/>
    <w:rsid w:val="009A2A46"/>
    <w:rsid w:val="009A3953"/>
    <w:rsid w:val="009A3F38"/>
    <w:rsid w:val="009A4237"/>
    <w:rsid w:val="009A4F56"/>
    <w:rsid w:val="009A543B"/>
    <w:rsid w:val="009A5D49"/>
    <w:rsid w:val="009A694C"/>
    <w:rsid w:val="009A6BEA"/>
    <w:rsid w:val="009A6F80"/>
    <w:rsid w:val="009A7420"/>
    <w:rsid w:val="009A78FF"/>
    <w:rsid w:val="009A7C5E"/>
    <w:rsid w:val="009A7FDD"/>
    <w:rsid w:val="009B018E"/>
    <w:rsid w:val="009B04A1"/>
    <w:rsid w:val="009B0597"/>
    <w:rsid w:val="009B0623"/>
    <w:rsid w:val="009B094D"/>
    <w:rsid w:val="009B1338"/>
    <w:rsid w:val="009B1973"/>
    <w:rsid w:val="009B1A9A"/>
    <w:rsid w:val="009B1B63"/>
    <w:rsid w:val="009B210D"/>
    <w:rsid w:val="009B21BE"/>
    <w:rsid w:val="009B23E4"/>
    <w:rsid w:val="009B2B4B"/>
    <w:rsid w:val="009B2D4E"/>
    <w:rsid w:val="009B3038"/>
    <w:rsid w:val="009B307D"/>
    <w:rsid w:val="009B3323"/>
    <w:rsid w:val="009B35C3"/>
    <w:rsid w:val="009B3D39"/>
    <w:rsid w:val="009B3E52"/>
    <w:rsid w:val="009B442E"/>
    <w:rsid w:val="009B44C2"/>
    <w:rsid w:val="009B456E"/>
    <w:rsid w:val="009B49B1"/>
    <w:rsid w:val="009B49C8"/>
    <w:rsid w:val="009B60C0"/>
    <w:rsid w:val="009B6110"/>
    <w:rsid w:val="009B642F"/>
    <w:rsid w:val="009B6680"/>
    <w:rsid w:val="009B68B1"/>
    <w:rsid w:val="009B6DC9"/>
    <w:rsid w:val="009B6F0F"/>
    <w:rsid w:val="009B705D"/>
    <w:rsid w:val="009B707E"/>
    <w:rsid w:val="009B75E7"/>
    <w:rsid w:val="009B763E"/>
    <w:rsid w:val="009B772E"/>
    <w:rsid w:val="009B7907"/>
    <w:rsid w:val="009C019F"/>
    <w:rsid w:val="009C01B3"/>
    <w:rsid w:val="009C04F8"/>
    <w:rsid w:val="009C06E1"/>
    <w:rsid w:val="009C0A8F"/>
    <w:rsid w:val="009C145B"/>
    <w:rsid w:val="009C191E"/>
    <w:rsid w:val="009C1BB2"/>
    <w:rsid w:val="009C27FF"/>
    <w:rsid w:val="009C28CB"/>
    <w:rsid w:val="009C3748"/>
    <w:rsid w:val="009C3AFD"/>
    <w:rsid w:val="009C3C2A"/>
    <w:rsid w:val="009C446D"/>
    <w:rsid w:val="009C45BD"/>
    <w:rsid w:val="009C486C"/>
    <w:rsid w:val="009C4925"/>
    <w:rsid w:val="009C4DE6"/>
    <w:rsid w:val="009C529C"/>
    <w:rsid w:val="009C5A01"/>
    <w:rsid w:val="009C5AB8"/>
    <w:rsid w:val="009C5E9A"/>
    <w:rsid w:val="009C62D3"/>
    <w:rsid w:val="009C6434"/>
    <w:rsid w:val="009C6824"/>
    <w:rsid w:val="009C68C8"/>
    <w:rsid w:val="009C7B35"/>
    <w:rsid w:val="009C7BF9"/>
    <w:rsid w:val="009C7DAC"/>
    <w:rsid w:val="009D0412"/>
    <w:rsid w:val="009D04FB"/>
    <w:rsid w:val="009D080F"/>
    <w:rsid w:val="009D0D44"/>
    <w:rsid w:val="009D0DAC"/>
    <w:rsid w:val="009D1883"/>
    <w:rsid w:val="009D1F68"/>
    <w:rsid w:val="009D3161"/>
    <w:rsid w:val="009D43A1"/>
    <w:rsid w:val="009D441B"/>
    <w:rsid w:val="009D5082"/>
    <w:rsid w:val="009D530B"/>
    <w:rsid w:val="009D5A9A"/>
    <w:rsid w:val="009D5D70"/>
    <w:rsid w:val="009D5D7B"/>
    <w:rsid w:val="009D608B"/>
    <w:rsid w:val="009D64D8"/>
    <w:rsid w:val="009D671A"/>
    <w:rsid w:val="009D68CF"/>
    <w:rsid w:val="009D6E1E"/>
    <w:rsid w:val="009D7010"/>
    <w:rsid w:val="009D7679"/>
    <w:rsid w:val="009D7ABC"/>
    <w:rsid w:val="009D7F75"/>
    <w:rsid w:val="009E02B9"/>
    <w:rsid w:val="009E09BF"/>
    <w:rsid w:val="009E147F"/>
    <w:rsid w:val="009E160D"/>
    <w:rsid w:val="009E1C1B"/>
    <w:rsid w:val="009E2161"/>
    <w:rsid w:val="009E2764"/>
    <w:rsid w:val="009E3178"/>
    <w:rsid w:val="009E31DA"/>
    <w:rsid w:val="009E3581"/>
    <w:rsid w:val="009E389E"/>
    <w:rsid w:val="009E41FD"/>
    <w:rsid w:val="009E4361"/>
    <w:rsid w:val="009E4571"/>
    <w:rsid w:val="009E47C9"/>
    <w:rsid w:val="009E533F"/>
    <w:rsid w:val="009E53DE"/>
    <w:rsid w:val="009E5603"/>
    <w:rsid w:val="009E5814"/>
    <w:rsid w:val="009E5B28"/>
    <w:rsid w:val="009E6019"/>
    <w:rsid w:val="009E6129"/>
    <w:rsid w:val="009E62A1"/>
    <w:rsid w:val="009E676A"/>
    <w:rsid w:val="009E69C1"/>
    <w:rsid w:val="009E6A2D"/>
    <w:rsid w:val="009E6ADC"/>
    <w:rsid w:val="009E7096"/>
    <w:rsid w:val="009E728B"/>
    <w:rsid w:val="009E730B"/>
    <w:rsid w:val="009E78F5"/>
    <w:rsid w:val="009E7900"/>
    <w:rsid w:val="009E7DFF"/>
    <w:rsid w:val="009E7F29"/>
    <w:rsid w:val="009F00FC"/>
    <w:rsid w:val="009F0118"/>
    <w:rsid w:val="009F0169"/>
    <w:rsid w:val="009F01E5"/>
    <w:rsid w:val="009F0202"/>
    <w:rsid w:val="009F0CDC"/>
    <w:rsid w:val="009F0F1B"/>
    <w:rsid w:val="009F117F"/>
    <w:rsid w:val="009F14CC"/>
    <w:rsid w:val="009F17CE"/>
    <w:rsid w:val="009F1EE9"/>
    <w:rsid w:val="009F25C6"/>
    <w:rsid w:val="009F2605"/>
    <w:rsid w:val="009F296D"/>
    <w:rsid w:val="009F2B7E"/>
    <w:rsid w:val="009F2EFC"/>
    <w:rsid w:val="009F2F1D"/>
    <w:rsid w:val="009F352E"/>
    <w:rsid w:val="009F3A9A"/>
    <w:rsid w:val="009F4718"/>
    <w:rsid w:val="009F4987"/>
    <w:rsid w:val="009F4A46"/>
    <w:rsid w:val="009F4E2D"/>
    <w:rsid w:val="009F58E7"/>
    <w:rsid w:val="009F5D20"/>
    <w:rsid w:val="009F6C68"/>
    <w:rsid w:val="009F786E"/>
    <w:rsid w:val="009F7DEC"/>
    <w:rsid w:val="00A0061A"/>
    <w:rsid w:val="00A00A05"/>
    <w:rsid w:val="00A00FC1"/>
    <w:rsid w:val="00A0137D"/>
    <w:rsid w:val="00A014B1"/>
    <w:rsid w:val="00A015A8"/>
    <w:rsid w:val="00A01940"/>
    <w:rsid w:val="00A019A2"/>
    <w:rsid w:val="00A01B12"/>
    <w:rsid w:val="00A01B15"/>
    <w:rsid w:val="00A01EE2"/>
    <w:rsid w:val="00A020FF"/>
    <w:rsid w:val="00A02106"/>
    <w:rsid w:val="00A029BD"/>
    <w:rsid w:val="00A03634"/>
    <w:rsid w:val="00A03812"/>
    <w:rsid w:val="00A03852"/>
    <w:rsid w:val="00A03E4A"/>
    <w:rsid w:val="00A04073"/>
    <w:rsid w:val="00A049AC"/>
    <w:rsid w:val="00A049BE"/>
    <w:rsid w:val="00A05611"/>
    <w:rsid w:val="00A058A3"/>
    <w:rsid w:val="00A060CC"/>
    <w:rsid w:val="00A068C0"/>
    <w:rsid w:val="00A06A29"/>
    <w:rsid w:val="00A06BF7"/>
    <w:rsid w:val="00A06ED5"/>
    <w:rsid w:val="00A1069D"/>
    <w:rsid w:val="00A10CB0"/>
    <w:rsid w:val="00A10DA0"/>
    <w:rsid w:val="00A11114"/>
    <w:rsid w:val="00A1159A"/>
    <w:rsid w:val="00A1198E"/>
    <w:rsid w:val="00A12242"/>
    <w:rsid w:val="00A126FE"/>
    <w:rsid w:val="00A12731"/>
    <w:rsid w:val="00A12AD7"/>
    <w:rsid w:val="00A12DD8"/>
    <w:rsid w:val="00A133F0"/>
    <w:rsid w:val="00A14E08"/>
    <w:rsid w:val="00A15168"/>
    <w:rsid w:val="00A1644F"/>
    <w:rsid w:val="00A16732"/>
    <w:rsid w:val="00A167A5"/>
    <w:rsid w:val="00A16CD6"/>
    <w:rsid w:val="00A171AC"/>
    <w:rsid w:val="00A17628"/>
    <w:rsid w:val="00A1795E"/>
    <w:rsid w:val="00A17FDF"/>
    <w:rsid w:val="00A20226"/>
    <w:rsid w:val="00A206A0"/>
    <w:rsid w:val="00A2083C"/>
    <w:rsid w:val="00A208AC"/>
    <w:rsid w:val="00A20932"/>
    <w:rsid w:val="00A20A3A"/>
    <w:rsid w:val="00A20D4B"/>
    <w:rsid w:val="00A2107B"/>
    <w:rsid w:val="00A215DA"/>
    <w:rsid w:val="00A217B2"/>
    <w:rsid w:val="00A218A3"/>
    <w:rsid w:val="00A219BE"/>
    <w:rsid w:val="00A21CFE"/>
    <w:rsid w:val="00A220B8"/>
    <w:rsid w:val="00A225E8"/>
    <w:rsid w:val="00A229AF"/>
    <w:rsid w:val="00A22C7B"/>
    <w:rsid w:val="00A22FD1"/>
    <w:rsid w:val="00A23139"/>
    <w:rsid w:val="00A236FA"/>
    <w:rsid w:val="00A24302"/>
    <w:rsid w:val="00A24552"/>
    <w:rsid w:val="00A24749"/>
    <w:rsid w:val="00A249DC"/>
    <w:rsid w:val="00A249DE"/>
    <w:rsid w:val="00A24F8A"/>
    <w:rsid w:val="00A24FA6"/>
    <w:rsid w:val="00A25467"/>
    <w:rsid w:val="00A2552B"/>
    <w:rsid w:val="00A259B3"/>
    <w:rsid w:val="00A25B87"/>
    <w:rsid w:val="00A25D32"/>
    <w:rsid w:val="00A25E0F"/>
    <w:rsid w:val="00A25F51"/>
    <w:rsid w:val="00A2676B"/>
    <w:rsid w:val="00A26850"/>
    <w:rsid w:val="00A26F9F"/>
    <w:rsid w:val="00A271AC"/>
    <w:rsid w:val="00A276FB"/>
    <w:rsid w:val="00A27984"/>
    <w:rsid w:val="00A27C1E"/>
    <w:rsid w:val="00A27CC7"/>
    <w:rsid w:val="00A27E69"/>
    <w:rsid w:val="00A3018D"/>
    <w:rsid w:val="00A3047B"/>
    <w:rsid w:val="00A304C8"/>
    <w:rsid w:val="00A30657"/>
    <w:rsid w:val="00A30B11"/>
    <w:rsid w:val="00A30C8D"/>
    <w:rsid w:val="00A30F6C"/>
    <w:rsid w:val="00A3103E"/>
    <w:rsid w:val="00A310F4"/>
    <w:rsid w:val="00A311A5"/>
    <w:rsid w:val="00A323D0"/>
    <w:rsid w:val="00A3296D"/>
    <w:rsid w:val="00A32D50"/>
    <w:rsid w:val="00A34128"/>
    <w:rsid w:val="00A3430D"/>
    <w:rsid w:val="00A34893"/>
    <w:rsid w:val="00A34A9F"/>
    <w:rsid w:val="00A356CB"/>
    <w:rsid w:val="00A35CB6"/>
    <w:rsid w:val="00A361F3"/>
    <w:rsid w:val="00A36263"/>
    <w:rsid w:val="00A36304"/>
    <w:rsid w:val="00A36703"/>
    <w:rsid w:val="00A36BC4"/>
    <w:rsid w:val="00A3784E"/>
    <w:rsid w:val="00A37B11"/>
    <w:rsid w:val="00A37CB3"/>
    <w:rsid w:val="00A406DD"/>
    <w:rsid w:val="00A40913"/>
    <w:rsid w:val="00A409B5"/>
    <w:rsid w:val="00A416A1"/>
    <w:rsid w:val="00A4184C"/>
    <w:rsid w:val="00A4195F"/>
    <w:rsid w:val="00A41A6D"/>
    <w:rsid w:val="00A41B13"/>
    <w:rsid w:val="00A41F5A"/>
    <w:rsid w:val="00A4206C"/>
    <w:rsid w:val="00A421CC"/>
    <w:rsid w:val="00A42751"/>
    <w:rsid w:val="00A42823"/>
    <w:rsid w:val="00A42842"/>
    <w:rsid w:val="00A42B81"/>
    <w:rsid w:val="00A43085"/>
    <w:rsid w:val="00A433C0"/>
    <w:rsid w:val="00A43711"/>
    <w:rsid w:val="00A43755"/>
    <w:rsid w:val="00A4388C"/>
    <w:rsid w:val="00A438C7"/>
    <w:rsid w:val="00A43F21"/>
    <w:rsid w:val="00A44287"/>
    <w:rsid w:val="00A4462D"/>
    <w:rsid w:val="00A44687"/>
    <w:rsid w:val="00A44ECE"/>
    <w:rsid w:val="00A45275"/>
    <w:rsid w:val="00A45C70"/>
    <w:rsid w:val="00A46A40"/>
    <w:rsid w:val="00A46BA1"/>
    <w:rsid w:val="00A46BE4"/>
    <w:rsid w:val="00A46D56"/>
    <w:rsid w:val="00A474FB"/>
    <w:rsid w:val="00A47B7B"/>
    <w:rsid w:val="00A50081"/>
    <w:rsid w:val="00A5054C"/>
    <w:rsid w:val="00A508FB"/>
    <w:rsid w:val="00A50DA4"/>
    <w:rsid w:val="00A5105F"/>
    <w:rsid w:val="00A5168C"/>
    <w:rsid w:val="00A51738"/>
    <w:rsid w:val="00A51977"/>
    <w:rsid w:val="00A520AD"/>
    <w:rsid w:val="00A52103"/>
    <w:rsid w:val="00A52388"/>
    <w:rsid w:val="00A52863"/>
    <w:rsid w:val="00A53771"/>
    <w:rsid w:val="00A53BC2"/>
    <w:rsid w:val="00A53C32"/>
    <w:rsid w:val="00A53F57"/>
    <w:rsid w:val="00A5418C"/>
    <w:rsid w:val="00A54695"/>
    <w:rsid w:val="00A55674"/>
    <w:rsid w:val="00A559DC"/>
    <w:rsid w:val="00A55E3D"/>
    <w:rsid w:val="00A56B78"/>
    <w:rsid w:val="00A56D1E"/>
    <w:rsid w:val="00A56FB5"/>
    <w:rsid w:val="00A57037"/>
    <w:rsid w:val="00A574F2"/>
    <w:rsid w:val="00A605E2"/>
    <w:rsid w:val="00A606DF"/>
    <w:rsid w:val="00A60A02"/>
    <w:rsid w:val="00A60C01"/>
    <w:rsid w:val="00A6113E"/>
    <w:rsid w:val="00A61354"/>
    <w:rsid w:val="00A61501"/>
    <w:rsid w:val="00A6153B"/>
    <w:rsid w:val="00A61B08"/>
    <w:rsid w:val="00A61EB3"/>
    <w:rsid w:val="00A6241F"/>
    <w:rsid w:val="00A6249A"/>
    <w:rsid w:val="00A626CD"/>
    <w:rsid w:val="00A62F8B"/>
    <w:rsid w:val="00A63037"/>
    <w:rsid w:val="00A636C0"/>
    <w:rsid w:val="00A63A63"/>
    <w:rsid w:val="00A63B82"/>
    <w:rsid w:val="00A63BE5"/>
    <w:rsid w:val="00A6458D"/>
    <w:rsid w:val="00A64B96"/>
    <w:rsid w:val="00A64D2D"/>
    <w:rsid w:val="00A65479"/>
    <w:rsid w:val="00A65CDB"/>
    <w:rsid w:val="00A6640D"/>
    <w:rsid w:val="00A66803"/>
    <w:rsid w:val="00A66A19"/>
    <w:rsid w:val="00A66A3F"/>
    <w:rsid w:val="00A66C95"/>
    <w:rsid w:val="00A674B8"/>
    <w:rsid w:val="00A700EF"/>
    <w:rsid w:val="00A705B8"/>
    <w:rsid w:val="00A706F8"/>
    <w:rsid w:val="00A7079D"/>
    <w:rsid w:val="00A70A8C"/>
    <w:rsid w:val="00A70AE1"/>
    <w:rsid w:val="00A70BE8"/>
    <w:rsid w:val="00A70D38"/>
    <w:rsid w:val="00A70DF7"/>
    <w:rsid w:val="00A715E5"/>
    <w:rsid w:val="00A71958"/>
    <w:rsid w:val="00A7214F"/>
    <w:rsid w:val="00A724DD"/>
    <w:rsid w:val="00A72689"/>
    <w:rsid w:val="00A72C1C"/>
    <w:rsid w:val="00A72EC3"/>
    <w:rsid w:val="00A733C9"/>
    <w:rsid w:val="00A733DB"/>
    <w:rsid w:val="00A736F4"/>
    <w:rsid w:val="00A7383D"/>
    <w:rsid w:val="00A73A1C"/>
    <w:rsid w:val="00A740BF"/>
    <w:rsid w:val="00A74138"/>
    <w:rsid w:val="00A74AED"/>
    <w:rsid w:val="00A74C1A"/>
    <w:rsid w:val="00A74C38"/>
    <w:rsid w:val="00A752F6"/>
    <w:rsid w:val="00A75D3F"/>
    <w:rsid w:val="00A75E9A"/>
    <w:rsid w:val="00A75EAA"/>
    <w:rsid w:val="00A76584"/>
    <w:rsid w:val="00A76651"/>
    <w:rsid w:val="00A766D3"/>
    <w:rsid w:val="00A76B5D"/>
    <w:rsid w:val="00A7756A"/>
    <w:rsid w:val="00A7771C"/>
    <w:rsid w:val="00A7796E"/>
    <w:rsid w:val="00A77D38"/>
    <w:rsid w:val="00A8036F"/>
    <w:rsid w:val="00A8046E"/>
    <w:rsid w:val="00A8068D"/>
    <w:rsid w:val="00A80727"/>
    <w:rsid w:val="00A80F00"/>
    <w:rsid w:val="00A80F91"/>
    <w:rsid w:val="00A810B0"/>
    <w:rsid w:val="00A81911"/>
    <w:rsid w:val="00A825EF"/>
    <w:rsid w:val="00A82DDB"/>
    <w:rsid w:val="00A83B13"/>
    <w:rsid w:val="00A842DF"/>
    <w:rsid w:val="00A84511"/>
    <w:rsid w:val="00A84530"/>
    <w:rsid w:val="00A851D6"/>
    <w:rsid w:val="00A8537C"/>
    <w:rsid w:val="00A857B3"/>
    <w:rsid w:val="00A85B09"/>
    <w:rsid w:val="00A8630D"/>
    <w:rsid w:val="00A867D2"/>
    <w:rsid w:val="00A86BFE"/>
    <w:rsid w:val="00A86D32"/>
    <w:rsid w:val="00A8716D"/>
    <w:rsid w:val="00A87422"/>
    <w:rsid w:val="00A8766A"/>
    <w:rsid w:val="00A87F94"/>
    <w:rsid w:val="00A91095"/>
    <w:rsid w:val="00A9138D"/>
    <w:rsid w:val="00A9158D"/>
    <w:rsid w:val="00A918B6"/>
    <w:rsid w:val="00A91CA1"/>
    <w:rsid w:val="00A92151"/>
    <w:rsid w:val="00A9266F"/>
    <w:rsid w:val="00A92E35"/>
    <w:rsid w:val="00A93A7E"/>
    <w:rsid w:val="00A93C2A"/>
    <w:rsid w:val="00A94048"/>
    <w:rsid w:val="00A94593"/>
    <w:rsid w:val="00A94973"/>
    <w:rsid w:val="00A949CE"/>
    <w:rsid w:val="00A94AB8"/>
    <w:rsid w:val="00A94DBF"/>
    <w:rsid w:val="00A94DEE"/>
    <w:rsid w:val="00A95C72"/>
    <w:rsid w:val="00A95E5A"/>
    <w:rsid w:val="00A962D9"/>
    <w:rsid w:val="00A96441"/>
    <w:rsid w:val="00A96C29"/>
    <w:rsid w:val="00A96D02"/>
    <w:rsid w:val="00A9747D"/>
    <w:rsid w:val="00A975C7"/>
    <w:rsid w:val="00A9776C"/>
    <w:rsid w:val="00A97CEB"/>
    <w:rsid w:val="00AA050F"/>
    <w:rsid w:val="00AA0825"/>
    <w:rsid w:val="00AA0B60"/>
    <w:rsid w:val="00AA0C13"/>
    <w:rsid w:val="00AA0CA7"/>
    <w:rsid w:val="00AA0E78"/>
    <w:rsid w:val="00AA11EC"/>
    <w:rsid w:val="00AA166C"/>
    <w:rsid w:val="00AA1813"/>
    <w:rsid w:val="00AA1ABC"/>
    <w:rsid w:val="00AA23B1"/>
    <w:rsid w:val="00AA2E47"/>
    <w:rsid w:val="00AA2FFD"/>
    <w:rsid w:val="00AA313F"/>
    <w:rsid w:val="00AA3233"/>
    <w:rsid w:val="00AA3796"/>
    <w:rsid w:val="00AA37CD"/>
    <w:rsid w:val="00AA3807"/>
    <w:rsid w:val="00AA38F2"/>
    <w:rsid w:val="00AA3B2D"/>
    <w:rsid w:val="00AA3C23"/>
    <w:rsid w:val="00AA3C46"/>
    <w:rsid w:val="00AA44AA"/>
    <w:rsid w:val="00AA45BA"/>
    <w:rsid w:val="00AA48C3"/>
    <w:rsid w:val="00AA4E12"/>
    <w:rsid w:val="00AA5A5F"/>
    <w:rsid w:val="00AA62A6"/>
    <w:rsid w:val="00AA6ABD"/>
    <w:rsid w:val="00AA6C98"/>
    <w:rsid w:val="00AA709E"/>
    <w:rsid w:val="00AA7640"/>
    <w:rsid w:val="00AA7E91"/>
    <w:rsid w:val="00AB001D"/>
    <w:rsid w:val="00AB0781"/>
    <w:rsid w:val="00AB15D1"/>
    <w:rsid w:val="00AB1870"/>
    <w:rsid w:val="00AB219A"/>
    <w:rsid w:val="00AB27A9"/>
    <w:rsid w:val="00AB2821"/>
    <w:rsid w:val="00AB2AC5"/>
    <w:rsid w:val="00AB2E26"/>
    <w:rsid w:val="00AB2E92"/>
    <w:rsid w:val="00AB336A"/>
    <w:rsid w:val="00AB34EF"/>
    <w:rsid w:val="00AB360C"/>
    <w:rsid w:val="00AB38FB"/>
    <w:rsid w:val="00AB4108"/>
    <w:rsid w:val="00AB42E3"/>
    <w:rsid w:val="00AB475A"/>
    <w:rsid w:val="00AB48FF"/>
    <w:rsid w:val="00AB4BAC"/>
    <w:rsid w:val="00AB4E83"/>
    <w:rsid w:val="00AB5CBC"/>
    <w:rsid w:val="00AB6B97"/>
    <w:rsid w:val="00AB702F"/>
    <w:rsid w:val="00AB727C"/>
    <w:rsid w:val="00AB7747"/>
    <w:rsid w:val="00AB7AEC"/>
    <w:rsid w:val="00AB7B2A"/>
    <w:rsid w:val="00AC0F71"/>
    <w:rsid w:val="00AC0FAB"/>
    <w:rsid w:val="00AC1149"/>
    <w:rsid w:val="00AC1EDD"/>
    <w:rsid w:val="00AC1FE9"/>
    <w:rsid w:val="00AC2096"/>
    <w:rsid w:val="00AC21B6"/>
    <w:rsid w:val="00AC276A"/>
    <w:rsid w:val="00AC29DC"/>
    <w:rsid w:val="00AC2BA3"/>
    <w:rsid w:val="00AC3138"/>
    <w:rsid w:val="00AC32A8"/>
    <w:rsid w:val="00AC3567"/>
    <w:rsid w:val="00AC3689"/>
    <w:rsid w:val="00AC3812"/>
    <w:rsid w:val="00AC3F3C"/>
    <w:rsid w:val="00AC430A"/>
    <w:rsid w:val="00AC4556"/>
    <w:rsid w:val="00AC45E9"/>
    <w:rsid w:val="00AC4EE0"/>
    <w:rsid w:val="00AC5033"/>
    <w:rsid w:val="00AC59B7"/>
    <w:rsid w:val="00AC5FA1"/>
    <w:rsid w:val="00AC62DB"/>
    <w:rsid w:val="00AC63F5"/>
    <w:rsid w:val="00AC66D1"/>
    <w:rsid w:val="00AC6DAD"/>
    <w:rsid w:val="00AC6FBE"/>
    <w:rsid w:val="00AC7451"/>
    <w:rsid w:val="00AC76A8"/>
    <w:rsid w:val="00AC7E83"/>
    <w:rsid w:val="00AC7F93"/>
    <w:rsid w:val="00AD0227"/>
    <w:rsid w:val="00AD09A0"/>
    <w:rsid w:val="00AD0FB6"/>
    <w:rsid w:val="00AD1807"/>
    <w:rsid w:val="00AD1DB9"/>
    <w:rsid w:val="00AD1E77"/>
    <w:rsid w:val="00AD2031"/>
    <w:rsid w:val="00AD2FD8"/>
    <w:rsid w:val="00AD3BBF"/>
    <w:rsid w:val="00AD42AC"/>
    <w:rsid w:val="00AD42EF"/>
    <w:rsid w:val="00AD47D8"/>
    <w:rsid w:val="00AD4977"/>
    <w:rsid w:val="00AD4BDF"/>
    <w:rsid w:val="00AD51DC"/>
    <w:rsid w:val="00AD54C1"/>
    <w:rsid w:val="00AD5724"/>
    <w:rsid w:val="00AD57E1"/>
    <w:rsid w:val="00AD639A"/>
    <w:rsid w:val="00AD6637"/>
    <w:rsid w:val="00AD6B93"/>
    <w:rsid w:val="00AD6E2E"/>
    <w:rsid w:val="00AD6F4B"/>
    <w:rsid w:val="00AD7028"/>
    <w:rsid w:val="00AD731D"/>
    <w:rsid w:val="00AD76AF"/>
    <w:rsid w:val="00AD7A01"/>
    <w:rsid w:val="00AE0674"/>
    <w:rsid w:val="00AE0C2B"/>
    <w:rsid w:val="00AE0C2F"/>
    <w:rsid w:val="00AE11A0"/>
    <w:rsid w:val="00AE1448"/>
    <w:rsid w:val="00AE189E"/>
    <w:rsid w:val="00AE259B"/>
    <w:rsid w:val="00AE30B2"/>
    <w:rsid w:val="00AE326E"/>
    <w:rsid w:val="00AE3467"/>
    <w:rsid w:val="00AE346A"/>
    <w:rsid w:val="00AE35F9"/>
    <w:rsid w:val="00AE3B4E"/>
    <w:rsid w:val="00AE3BAB"/>
    <w:rsid w:val="00AE45C4"/>
    <w:rsid w:val="00AE537C"/>
    <w:rsid w:val="00AE5A1B"/>
    <w:rsid w:val="00AE5CDB"/>
    <w:rsid w:val="00AE620F"/>
    <w:rsid w:val="00AE65C5"/>
    <w:rsid w:val="00AE6CA9"/>
    <w:rsid w:val="00AE6F0B"/>
    <w:rsid w:val="00AE7532"/>
    <w:rsid w:val="00AE7729"/>
    <w:rsid w:val="00AE7BEF"/>
    <w:rsid w:val="00AF0042"/>
    <w:rsid w:val="00AF1DBD"/>
    <w:rsid w:val="00AF1E60"/>
    <w:rsid w:val="00AF2065"/>
    <w:rsid w:val="00AF2315"/>
    <w:rsid w:val="00AF3F7C"/>
    <w:rsid w:val="00AF3FCD"/>
    <w:rsid w:val="00AF4816"/>
    <w:rsid w:val="00AF5541"/>
    <w:rsid w:val="00AF5621"/>
    <w:rsid w:val="00AF5723"/>
    <w:rsid w:val="00AF5A72"/>
    <w:rsid w:val="00AF5B0F"/>
    <w:rsid w:val="00AF5FA5"/>
    <w:rsid w:val="00AF6659"/>
    <w:rsid w:val="00AF700B"/>
    <w:rsid w:val="00AF759B"/>
    <w:rsid w:val="00AF78CF"/>
    <w:rsid w:val="00AF7DD9"/>
    <w:rsid w:val="00B00552"/>
    <w:rsid w:val="00B005D6"/>
    <w:rsid w:val="00B00DE4"/>
    <w:rsid w:val="00B00F87"/>
    <w:rsid w:val="00B00FA2"/>
    <w:rsid w:val="00B0131A"/>
    <w:rsid w:val="00B01418"/>
    <w:rsid w:val="00B01888"/>
    <w:rsid w:val="00B01E93"/>
    <w:rsid w:val="00B01E9F"/>
    <w:rsid w:val="00B01F37"/>
    <w:rsid w:val="00B02741"/>
    <w:rsid w:val="00B027CA"/>
    <w:rsid w:val="00B0328F"/>
    <w:rsid w:val="00B0365B"/>
    <w:rsid w:val="00B03FD5"/>
    <w:rsid w:val="00B041C8"/>
    <w:rsid w:val="00B047F2"/>
    <w:rsid w:val="00B04C8D"/>
    <w:rsid w:val="00B05082"/>
    <w:rsid w:val="00B0569F"/>
    <w:rsid w:val="00B05BFD"/>
    <w:rsid w:val="00B06B06"/>
    <w:rsid w:val="00B070B6"/>
    <w:rsid w:val="00B0723B"/>
    <w:rsid w:val="00B074A8"/>
    <w:rsid w:val="00B076A5"/>
    <w:rsid w:val="00B07B3C"/>
    <w:rsid w:val="00B101BD"/>
    <w:rsid w:val="00B10CD4"/>
    <w:rsid w:val="00B10DBB"/>
    <w:rsid w:val="00B10F2E"/>
    <w:rsid w:val="00B11899"/>
    <w:rsid w:val="00B118F7"/>
    <w:rsid w:val="00B11C58"/>
    <w:rsid w:val="00B11F1A"/>
    <w:rsid w:val="00B12071"/>
    <w:rsid w:val="00B1215F"/>
    <w:rsid w:val="00B1224E"/>
    <w:rsid w:val="00B126A8"/>
    <w:rsid w:val="00B12B7B"/>
    <w:rsid w:val="00B12E2A"/>
    <w:rsid w:val="00B13811"/>
    <w:rsid w:val="00B13F5D"/>
    <w:rsid w:val="00B14C19"/>
    <w:rsid w:val="00B14F3E"/>
    <w:rsid w:val="00B152D9"/>
    <w:rsid w:val="00B15611"/>
    <w:rsid w:val="00B159A4"/>
    <w:rsid w:val="00B15B16"/>
    <w:rsid w:val="00B15D47"/>
    <w:rsid w:val="00B1603A"/>
    <w:rsid w:val="00B160E4"/>
    <w:rsid w:val="00B16D4B"/>
    <w:rsid w:val="00B17476"/>
    <w:rsid w:val="00B17591"/>
    <w:rsid w:val="00B1790B"/>
    <w:rsid w:val="00B17A21"/>
    <w:rsid w:val="00B17C75"/>
    <w:rsid w:val="00B17D86"/>
    <w:rsid w:val="00B17D8A"/>
    <w:rsid w:val="00B2018A"/>
    <w:rsid w:val="00B20CA4"/>
    <w:rsid w:val="00B21084"/>
    <w:rsid w:val="00B210EB"/>
    <w:rsid w:val="00B220EA"/>
    <w:rsid w:val="00B2227B"/>
    <w:rsid w:val="00B224FE"/>
    <w:rsid w:val="00B228E5"/>
    <w:rsid w:val="00B22FDA"/>
    <w:rsid w:val="00B23AC4"/>
    <w:rsid w:val="00B246D7"/>
    <w:rsid w:val="00B24BA8"/>
    <w:rsid w:val="00B24BEB"/>
    <w:rsid w:val="00B24F0F"/>
    <w:rsid w:val="00B2535B"/>
    <w:rsid w:val="00B25A40"/>
    <w:rsid w:val="00B25D33"/>
    <w:rsid w:val="00B25D4B"/>
    <w:rsid w:val="00B26207"/>
    <w:rsid w:val="00B2643D"/>
    <w:rsid w:val="00B266F8"/>
    <w:rsid w:val="00B268D3"/>
    <w:rsid w:val="00B26B3F"/>
    <w:rsid w:val="00B27158"/>
    <w:rsid w:val="00B27A62"/>
    <w:rsid w:val="00B27BE5"/>
    <w:rsid w:val="00B27C6E"/>
    <w:rsid w:val="00B305F4"/>
    <w:rsid w:val="00B30616"/>
    <w:rsid w:val="00B30936"/>
    <w:rsid w:val="00B30E5F"/>
    <w:rsid w:val="00B31215"/>
    <w:rsid w:val="00B31258"/>
    <w:rsid w:val="00B31553"/>
    <w:rsid w:val="00B3157E"/>
    <w:rsid w:val="00B31810"/>
    <w:rsid w:val="00B31B5D"/>
    <w:rsid w:val="00B31E4A"/>
    <w:rsid w:val="00B3307E"/>
    <w:rsid w:val="00B34C71"/>
    <w:rsid w:val="00B34EA2"/>
    <w:rsid w:val="00B35004"/>
    <w:rsid w:val="00B351E4"/>
    <w:rsid w:val="00B35A50"/>
    <w:rsid w:val="00B36913"/>
    <w:rsid w:val="00B369F4"/>
    <w:rsid w:val="00B373E5"/>
    <w:rsid w:val="00B37998"/>
    <w:rsid w:val="00B37A10"/>
    <w:rsid w:val="00B37B10"/>
    <w:rsid w:val="00B37FB6"/>
    <w:rsid w:val="00B4015E"/>
    <w:rsid w:val="00B40175"/>
    <w:rsid w:val="00B4072D"/>
    <w:rsid w:val="00B40A90"/>
    <w:rsid w:val="00B40A9C"/>
    <w:rsid w:val="00B40D8E"/>
    <w:rsid w:val="00B41266"/>
    <w:rsid w:val="00B41444"/>
    <w:rsid w:val="00B4199D"/>
    <w:rsid w:val="00B41ED0"/>
    <w:rsid w:val="00B41F11"/>
    <w:rsid w:val="00B41FBB"/>
    <w:rsid w:val="00B420BA"/>
    <w:rsid w:val="00B4226B"/>
    <w:rsid w:val="00B42693"/>
    <w:rsid w:val="00B42D7D"/>
    <w:rsid w:val="00B43FB2"/>
    <w:rsid w:val="00B44607"/>
    <w:rsid w:val="00B44934"/>
    <w:rsid w:val="00B44A15"/>
    <w:rsid w:val="00B44FE6"/>
    <w:rsid w:val="00B45197"/>
    <w:rsid w:val="00B4560F"/>
    <w:rsid w:val="00B4594D"/>
    <w:rsid w:val="00B45A0A"/>
    <w:rsid w:val="00B45C6F"/>
    <w:rsid w:val="00B466A2"/>
    <w:rsid w:val="00B467AA"/>
    <w:rsid w:val="00B469B2"/>
    <w:rsid w:val="00B470BF"/>
    <w:rsid w:val="00B470EF"/>
    <w:rsid w:val="00B47373"/>
    <w:rsid w:val="00B474D5"/>
    <w:rsid w:val="00B47BF7"/>
    <w:rsid w:val="00B47D09"/>
    <w:rsid w:val="00B502E9"/>
    <w:rsid w:val="00B5063E"/>
    <w:rsid w:val="00B50889"/>
    <w:rsid w:val="00B509B7"/>
    <w:rsid w:val="00B50A9B"/>
    <w:rsid w:val="00B50E57"/>
    <w:rsid w:val="00B50F6B"/>
    <w:rsid w:val="00B510BF"/>
    <w:rsid w:val="00B5126C"/>
    <w:rsid w:val="00B5145E"/>
    <w:rsid w:val="00B515CF"/>
    <w:rsid w:val="00B515E4"/>
    <w:rsid w:val="00B5191C"/>
    <w:rsid w:val="00B51ADF"/>
    <w:rsid w:val="00B51F89"/>
    <w:rsid w:val="00B52007"/>
    <w:rsid w:val="00B5227D"/>
    <w:rsid w:val="00B52676"/>
    <w:rsid w:val="00B52713"/>
    <w:rsid w:val="00B529DB"/>
    <w:rsid w:val="00B52FF6"/>
    <w:rsid w:val="00B53538"/>
    <w:rsid w:val="00B535D9"/>
    <w:rsid w:val="00B539D8"/>
    <w:rsid w:val="00B53FE9"/>
    <w:rsid w:val="00B541BF"/>
    <w:rsid w:val="00B54816"/>
    <w:rsid w:val="00B54C92"/>
    <w:rsid w:val="00B55216"/>
    <w:rsid w:val="00B555AD"/>
    <w:rsid w:val="00B566F9"/>
    <w:rsid w:val="00B56B2B"/>
    <w:rsid w:val="00B56BC4"/>
    <w:rsid w:val="00B56C0A"/>
    <w:rsid w:val="00B56D89"/>
    <w:rsid w:val="00B56E69"/>
    <w:rsid w:val="00B570D8"/>
    <w:rsid w:val="00B57E2F"/>
    <w:rsid w:val="00B57F3E"/>
    <w:rsid w:val="00B57FE0"/>
    <w:rsid w:val="00B60034"/>
    <w:rsid w:val="00B60106"/>
    <w:rsid w:val="00B613FC"/>
    <w:rsid w:val="00B61441"/>
    <w:rsid w:val="00B61664"/>
    <w:rsid w:val="00B61BA7"/>
    <w:rsid w:val="00B61D7B"/>
    <w:rsid w:val="00B6249F"/>
    <w:rsid w:val="00B626D2"/>
    <w:rsid w:val="00B62AD0"/>
    <w:rsid w:val="00B631A2"/>
    <w:rsid w:val="00B633AF"/>
    <w:rsid w:val="00B63406"/>
    <w:rsid w:val="00B6375A"/>
    <w:rsid w:val="00B63F9C"/>
    <w:rsid w:val="00B63FFD"/>
    <w:rsid w:val="00B640B4"/>
    <w:rsid w:val="00B64197"/>
    <w:rsid w:val="00B64316"/>
    <w:rsid w:val="00B644EE"/>
    <w:rsid w:val="00B65158"/>
    <w:rsid w:val="00B6592B"/>
    <w:rsid w:val="00B65972"/>
    <w:rsid w:val="00B65EDB"/>
    <w:rsid w:val="00B66081"/>
    <w:rsid w:val="00B6619B"/>
    <w:rsid w:val="00B67BD0"/>
    <w:rsid w:val="00B67C6F"/>
    <w:rsid w:val="00B67D71"/>
    <w:rsid w:val="00B70307"/>
    <w:rsid w:val="00B704C6"/>
    <w:rsid w:val="00B70D82"/>
    <w:rsid w:val="00B710A8"/>
    <w:rsid w:val="00B718D2"/>
    <w:rsid w:val="00B71DEB"/>
    <w:rsid w:val="00B723A4"/>
    <w:rsid w:val="00B72B5F"/>
    <w:rsid w:val="00B72D4C"/>
    <w:rsid w:val="00B73512"/>
    <w:rsid w:val="00B7379E"/>
    <w:rsid w:val="00B73DD0"/>
    <w:rsid w:val="00B73E1C"/>
    <w:rsid w:val="00B74986"/>
    <w:rsid w:val="00B74ADD"/>
    <w:rsid w:val="00B74BDF"/>
    <w:rsid w:val="00B75224"/>
    <w:rsid w:val="00B757AF"/>
    <w:rsid w:val="00B75D8C"/>
    <w:rsid w:val="00B76148"/>
    <w:rsid w:val="00B7647B"/>
    <w:rsid w:val="00B765DA"/>
    <w:rsid w:val="00B767D7"/>
    <w:rsid w:val="00B7703F"/>
    <w:rsid w:val="00B7761B"/>
    <w:rsid w:val="00B7775D"/>
    <w:rsid w:val="00B77B57"/>
    <w:rsid w:val="00B77CD2"/>
    <w:rsid w:val="00B77F28"/>
    <w:rsid w:val="00B80026"/>
    <w:rsid w:val="00B800C6"/>
    <w:rsid w:val="00B80153"/>
    <w:rsid w:val="00B8099C"/>
    <w:rsid w:val="00B8105D"/>
    <w:rsid w:val="00B8187D"/>
    <w:rsid w:val="00B81950"/>
    <w:rsid w:val="00B81B73"/>
    <w:rsid w:val="00B828BF"/>
    <w:rsid w:val="00B834B9"/>
    <w:rsid w:val="00B8380B"/>
    <w:rsid w:val="00B83C89"/>
    <w:rsid w:val="00B83D37"/>
    <w:rsid w:val="00B8459A"/>
    <w:rsid w:val="00B84D98"/>
    <w:rsid w:val="00B8541C"/>
    <w:rsid w:val="00B85915"/>
    <w:rsid w:val="00B8594D"/>
    <w:rsid w:val="00B85D72"/>
    <w:rsid w:val="00B85D86"/>
    <w:rsid w:val="00B8604A"/>
    <w:rsid w:val="00B86170"/>
    <w:rsid w:val="00B8618A"/>
    <w:rsid w:val="00B8627E"/>
    <w:rsid w:val="00B8636E"/>
    <w:rsid w:val="00B86452"/>
    <w:rsid w:val="00B864D6"/>
    <w:rsid w:val="00B8684A"/>
    <w:rsid w:val="00B8685F"/>
    <w:rsid w:val="00B87506"/>
    <w:rsid w:val="00B87DAF"/>
    <w:rsid w:val="00B904E5"/>
    <w:rsid w:val="00B90757"/>
    <w:rsid w:val="00B90CA6"/>
    <w:rsid w:val="00B91610"/>
    <w:rsid w:val="00B9193E"/>
    <w:rsid w:val="00B91A1B"/>
    <w:rsid w:val="00B920F2"/>
    <w:rsid w:val="00B92E50"/>
    <w:rsid w:val="00B930B9"/>
    <w:rsid w:val="00B93811"/>
    <w:rsid w:val="00B93AE8"/>
    <w:rsid w:val="00B9415F"/>
    <w:rsid w:val="00B943BF"/>
    <w:rsid w:val="00B95631"/>
    <w:rsid w:val="00B9569A"/>
    <w:rsid w:val="00B95819"/>
    <w:rsid w:val="00B95A6E"/>
    <w:rsid w:val="00B95D42"/>
    <w:rsid w:val="00B960C4"/>
    <w:rsid w:val="00B96CE3"/>
    <w:rsid w:val="00B970CB"/>
    <w:rsid w:val="00B97457"/>
    <w:rsid w:val="00B97D01"/>
    <w:rsid w:val="00BA097E"/>
    <w:rsid w:val="00BA09CD"/>
    <w:rsid w:val="00BA09F2"/>
    <w:rsid w:val="00BA0FE0"/>
    <w:rsid w:val="00BA108E"/>
    <w:rsid w:val="00BA14E5"/>
    <w:rsid w:val="00BA154A"/>
    <w:rsid w:val="00BA21CC"/>
    <w:rsid w:val="00BA26BA"/>
    <w:rsid w:val="00BA2AF0"/>
    <w:rsid w:val="00BA2CBF"/>
    <w:rsid w:val="00BA2DA0"/>
    <w:rsid w:val="00BA3505"/>
    <w:rsid w:val="00BA396A"/>
    <w:rsid w:val="00BA3A0C"/>
    <w:rsid w:val="00BA3D80"/>
    <w:rsid w:val="00BA47E4"/>
    <w:rsid w:val="00BA489B"/>
    <w:rsid w:val="00BA49CA"/>
    <w:rsid w:val="00BA4CFA"/>
    <w:rsid w:val="00BA4D0C"/>
    <w:rsid w:val="00BA4DF8"/>
    <w:rsid w:val="00BA4F6A"/>
    <w:rsid w:val="00BA520D"/>
    <w:rsid w:val="00BA55FB"/>
    <w:rsid w:val="00BA5B52"/>
    <w:rsid w:val="00BA6164"/>
    <w:rsid w:val="00BA61D0"/>
    <w:rsid w:val="00BA66F1"/>
    <w:rsid w:val="00BA6904"/>
    <w:rsid w:val="00BA6F17"/>
    <w:rsid w:val="00BA6F75"/>
    <w:rsid w:val="00BA70D9"/>
    <w:rsid w:val="00BA744C"/>
    <w:rsid w:val="00BA7549"/>
    <w:rsid w:val="00BA7C41"/>
    <w:rsid w:val="00BA7C9F"/>
    <w:rsid w:val="00BB050C"/>
    <w:rsid w:val="00BB0A60"/>
    <w:rsid w:val="00BB0C30"/>
    <w:rsid w:val="00BB0CD0"/>
    <w:rsid w:val="00BB1430"/>
    <w:rsid w:val="00BB1737"/>
    <w:rsid w:val="00BB1B2B"/>
    <w:rsid w:val="00BB1D11"/>
    <w:rsid w:val="00BB1D9B"/>
    <w:rsid w:val="00BB2507"/>
    <w:rsid w:val="00BB27EF"/>
    <w:rsid w:val="00BB29AE"/>
    <w:rsid w:val="00BB356C"/>
    <w:rsid w:val="00BB3717"/>
    <w:rsid w:val="00BB3FE0"/>
    <w:rsid w:val="00BB48BB"/>
    <w:rsid w:val="00BB4CC4"/>
    <w:rsid w:val="00BB4F4D"/>
    <w:rsid w:val="00BB53EF"/>
    <w:rsid w:val="00BB5E50"/>
    <w:rsid w:val="00BB69AA"/>
    <w:rsid w:val="00BB789C"/>
    <w:rsid w:val="00BB7CE4"/>
    <w:rsid w:val="00BB7FB2"/>
    <w:rsid w:val="00BC0525"/>
    <w:rsid w:val="00BC1247"/>
    <w:rsid w:val="00BC1809"/>
    <w:rsid w:val="00BC1D40"/>
    <w:rsid w:val="00BC2856"/>
    <w:rsid w:val="00BC37CC"/>
    <w:rsid w:val="00BC401A"/>
    <w:rsid w:val="00BC4126"/>
    <w:rsid w:val="00BC4135"/>
    <w:rsid w:val="00BC4512"/>
    <w:rsid w:val="00BC4B7C"/>
    <w:rsid w:val="00BC4D10"/>
    <w:rsid w:val="00BC57DB"/>
    <w:rsid w:val="00BC5C4A"/>
    <w:rsid w:val="00BC7A9A"/>
    <w:rsid w:val="00BD0EE0"/>
    <w:rsid w:val="00BD0F1E"/>
    <w:rsid w:val="00BD0F41"/>
    <w:rsid w:val="00BD107A"/>
    <w:rsid w:val="00BD16F5"/>
    <w:rsid w:val="00BD18DC"/>
    <w:rsid w:val="00BD198B"/>
    <w:rsid w:val="00BD19CF"/>
    <w:rsid w:val="00BD1D04"/>
    <w:rsid w:val="00BD229E"/>
    <w:rsid w:val="00BD2A94"/>
    <w:rsid w:val="00BD3A0F"/>
    <w:rsid w:val="00BD3E8C"/>
    <w:rsid w:val="00BD4297"/>
    <w:rsid w:val="00BD47E9"/>
    <w:rsid w:val="00BD568C"/>
    <w:rsid w:val="00BD587C"/>
    <w:rsid w:val="00BD59A5"/>
    <w:rsid w:val="00BD684C"/>
    <w:rsid w:val="00BD78A8"/>
    <w:rsid w:val="00BD7BBD"/>
    <w:rsid w:val="00BE0701"/>
    <w:rsid w:val="00BE0B71"/>
    <w:rsid w:val="00BE0D7F"/>
    <w:rsid w:val="00BE0ED4"/>
    <w:rsid w:val="00BE20DC"/>
    <w:rsid w:val="00BE22DA"/>
    <w:rsid w:val="00BE23CF"/>
    <w:rsid w:val="00BE24DA"/>
    <w:rsid w:val="00BE24F5"/>
    <w:rsid w:val="00BE293C"/>
    <w:rsid w:val="00BE2CF1"/>
    <w:rsid w:val="00BE3D23"/>
    <w:rsid w:val="00BE3D5C"/>
    <w:rsid w:val="00BE3E6F"/>
    <w:rsid w:val="00BE441D"/>
    <w:rsid w:val="00BE49D2"/>
    <w:rsid w:val="00BE4B21"/>
    <w:rsid w:val="00BE5463"/>
    <w:rsid w:val="00BE5514"/>
    <w:rsid w:val="00BE553D"/>
    <w:rsid w:val="00BE676D"/>
    <w:rsid w:val="00BE725B"/>
    <w:rsid w:val="00BE728D"/>
    <w:rsid w:val="00BE7391"/>
    <w:rsid w:val="00BE73BD"/>
    <w:rsid w:val="00BE74FE"/>
    <w:rsid w:val="00BE778A"/>
    <w:rsid w:val="00BE7876"/>
    <w:rsid w:val="00BE7A6E"/>
    <w:rsid w:val="00BE7CA0"/>
    <w:rsid w:val="00BE7D4C"/>
    <w:rsid w:val="00BF00B2"/>
    <w:rsid w:val="00BF05CA"/>
    <w:rsid w:val="00BF0AC0"/>
    <w:rsid w:val="00BF0BD9"/>
    <w:rsid w:val="00BF1077"/>
    <w:rsid w:val="00BF1B95"/>
    <w:rsid w:val="00BF1DF6"/>
    <w:rsid w:val="00BF1F4E"/>
    <w:rsid w:val="00BF205D"/>
    <w:rsid w:val="00BF245C"/>
    <w:rsid w:val="00BF2F88"/>
    <w:rsid w:val="00BF2FA7"/>
    <w:rsid w:val="00BF345C"/>
    <w:rsid w:val="00BF3532"/>
    <w:rsid w:val="00BF38BD"/>
    <w:rsid w:val="00BF4049"/>
    <w:rsid w:val="00BF4088"/>
    <w:rsid w:val="00BF44E4"/>
    <w:rsid w:val="00BF49D5"/>
    <w:rsid w:val="00BF4E20"/>
    <w:rsid w:val="00BF5171"/>
    <w:rsid w:val="00BF521E"/>
    <w:rsid w:val="00BF56D2"/>
    <w:rsid w:val="00BF5784"/>
    <w:rsid w:val="00BF58BF"/>
    <w:rsid w:val="00BF5C37"/>
    <w:rsid w:val="00BF5D7C"/>
    <w:rsid w:val="00BF62AD"/>
    <w:rsid w:val="00BF6988"/>
    <w:rsid w:val="00BF6E28"/>
    <w:rsid w:val="00BF7101"/>
    <w:rsid w:val="00BF7AA5"/>
    <w:rsid w:val="00BF7F06"/>
    <w:rsid w:val="00BF7F1D"/>
    <w:rsid w:val="00C0014F"/>
    <w:rsid w:val="00C00670"/>
    <w:rsid w:val="00C00A8B"/>
    <w:rsid w:val="00C00DAE"/>
    <w:rsid w:val="00C01127"/>
    <w:rsid w:val="00C01C77"/>
    <w:rsid w:val="00C01E54"/>
    <w:rsid w:val="00C02180"/>
    <w:rsid w:val="00C02539"/>
    <w:rsid w:val="00C028FB"/>
    <w:rsid w:val="00C02AEC"/>
    <w:rsid w:val="00C02F99"/>
    <w:rsid w:val="00C033DE"/>
    <w:rsid w:val="00C04233"/>
    <w:rsid w:val="00C045C0"/>
    <w:rsid w:val="00C04E06"/>
    <w:rsid w:val="00C055B7"/>
    <w:rsid w:val="00C057FE"/>
    <w:rsid w:val="00C05A33"/>
    <w:rsid w:val="00C0636D"/>
    <w:rsid w:val="00C06625"/>
    <w:rsid w:val="00C06BA1"/>
    <w:rsid w:val="00C06D8B"/>
    <w:rsid w:val="00C07431"/>
    <w:rsid w:val="00C07625"/>
    <w:rsid w:val="00C07696"/>
    <w:rsid w:val="00C076A2"/>
    <w:rsid w:val="00C077C6"/>
    <w:rsid w:val="00C07C58"/>
    <w:rsid w:val="00C1094F"/>
    <w:rsid w:val="00C10965"/>
    <w:rsid w:val="00C109FE"/>
    <w:rsid w:val="00C10B1F"/>
    <w:rsid w:val="00C11788"/>
    <w:rsid w:val="00C11DA7"/>
    <w:rsid w:val="00C1234F"/>
    <w:rsid w:val="00C12580"/>
    <w:rsid w:val="00C125F9"/>
    <w:rsid w:val="00C1275B"/>
    <w:rsid w:val="00C12A7C"/>
    <w:rsid w:val="00C12B46"/>
    <w:rsid w:val="00C12CB7"/>
    <w:rsid w:val="00C13DD4"/>
    <w:rsid w:val="00C14107"/>
    <w:rsid w:val="00C145F0"/>
    <w:rsid w:val="00C1478E"/>
    <w:rsid w:val="00C15169"/>
    <w:rsid w:val="00C15449"/>
    <w:rsid w:val="00C154EC"/>
    <w:rsid w:val="00C15556"/>
    <w:rsid w:val="00C15710"/>
    <w:rsid w:val="00C162AF"/>
    <w:rsid w:val="00C1631B"/>
    <w:rsid w:val="00C16481"/>
    <w:rsid w:val="00C167D6"/>
    <w:rsid w:val="00C16BE9"/>
    <w:rsid w:val="00C16D99"/>
    <w:rsid w:val="00C175CA"/>
    <w:rsid w:val="00C176BF"/>
    <w:rsid w:val="00C20790"/>
    <w:rsid w:val="00C20A43"/>
    <w:rsid w:val="00C20B5F"/>
    <w:rsid w:val="00C20DFA"/>
    <w:rsid w:val="00C20F5F"/>
    <w:rsid w:val="00C21451"/>
    <w:rsid w:val="00C21714"/>
    <w:rsid w:val="00C21E23"/>
    <w:rsid w:val="00C225AD"/>
    <w:rsid w:val="00C226B9"/>
    <w:rsid w:val="00C22BF8"/>
    <w:rsid w:val="00C23324"/>
    <w:rsid w:val="00C233ED"/>
    <w:rsid w:val="00C23403"/>
    <w:rsid w:val="00C234FA"/>
    <w:rsid w:val="00C238BC"/>
    <w:rsid w:val="00C23B0B"/>
    <w:rsid w:val="00C24396"/>
    <w:rsid w:val="00C244FE"/>
    <w:rsid w:val="00C24C40"/>
    <w:rsid w:val="00C24F7D"/>
    <w:rsid w:val="00C2538F"/>
    <w:rsid w:val="00C2563C"/>
    <w:rsid w:val="00C25B54"/>
    <w:rsid w:val="00C25EC9"/>
    <w:rsid w:val="00C260C0"/>
    <w:rsid w:val="00C262E9"/>
    <w:rsid w:val="00C262FC"/>
    <w:rsid w:val="00C269BA"/>
    <w:rsid w:val="00C26B08"/>
    <w:rsid w:val="00C26D52"/>
    <w:rsid w:val="00C26E49"/>
    <w:rsid w:val="00C27269"/>
    <w:rsid w:val="00C279BC"/>
    <w:rsid w:val="00C27AE3"/>
    <w:rsid w:val="00C3012C"/>
    <w:rsid w:val="00C302CA"/>
    <w:rsid w:val="00C30567"/>
    <w:rsid w:val="00C30651"/>
    <w:rsid w:val="00C31403"/>
    <w:rsid w:val="00C31427"/>
    <w:rsid w:val="00C31A36"/>
    <w:rsid w:val="00C31C15"/>
    <w:rsid w:val="00C31C36"/>
    <w:rsid w:val="00C31D3F"/>
    <w:rsid w:val="00C31FC8"/>
    <w:rsid w:val="00C31FFF"/>
    <w:rsid w:val="00C32411"/>
    <w:rsid w:val="00C32704"/>
    <w:rsid w:val="00C32DAD"/>
    <w:rsid w:val="00C332CF"/>
    <w:rsid w:val="00C33D19"/>
    <w:rsid w:val="00C33DB5"/>
    <w:rsid w:val="00C340CE"/>
    <w:rsid w:val="00C346E4"/>
    <w:rsid w:val="00C3472A"/>
    <w:rsid w:val="00C347ED"/>
    <w:rsid w:val="00C34BA6"/>
    <w:rsid w:val="00C34D31"/>
    <w:rsid w:val="00C350E5"/>
    <w:rsid w:val="00C35385"/>
    <w:rsid w:val="00C35E36"/>
    <w:rsid w:val="00C36711"/>
    <w:rsid w:val="00C369EB"/>
    <w:rsid w:val="00C36BD0"/>
    <w:rsid w:val="00C3733F"/>
    <w:rsid w:val="00C37650"/>
    <w:rsid w:val="00C376E1"/>
    <w:rsid w:val="00C377A8"/>
    <w:rsid w:val="00C377A9"/>
    <w:rsid w:val="00C377B8"/>
    <w:rsid w:val="00C37BBF"/>
    <w:rsid w:val="00C406CD"/>
    <w:rsid w:val="00C40D21"/>
    <w:rsid w:val="00C40D7E"/>
    <w:rsid w:val="00C4115E"/>
    <w:rsid w:val="00C411CE"/>
    <w:rsid w:val="00C4130F"/>
    <w:rsid w:val="00C41717"/>
    <w:rsid w:val="00C41718"/>
    <w:rsid w:val="00C41975"/>
    <w:rsid w:val="00C4212F"/>
    <w:rsid w:val="00C42496"/>
    <w:rsid w:val="00C42611"/>
    <w:rsid w:val="00C42952"/>
    <w:rsid w:val="00C4316E"/>
    <w:rsid w:val="00C43662"/>
    <w:rsid w:val="00C436BD"/>
    <w:rsid w:val="00C443D4"/>
    <w:rsid w:val="00C44549"/>
    <w:rsid w:val="00C4466E"/>
    <w:rsid w:val="00C44BE8"/>
    <w:rsid w:val="00C44E1B"/>
    <w:rsid w:val="00C4506C"/>
    <w:rsid w:val="00C45B00"/>
    <w:rsid w:val="00C45CC5"/>
    <w:rsid w:val="00C45E74"/>
    <w:rsid w:val="00C4638E"/>
    <w:rsid w:val="00C4642D"/>
    <w:rsid w:val="00C4688B"/>
    <w:rsid w:val="00C46BD1"/>
    <w:rsid w:val="00C47348"/>
    <w:rsid w:val="00C4735A"/>
    <w:rsid w:val="00C473F9"/>
    <w:rsid w:val="00C4766E"/>
    <w:rsid w:val="00C47FD2"/>
    <w:rsid w:val="00C50319"/>
    <w:rsid w:val="00C50492"/>
    <w:rsid w:val="00C5093D"/>
    <w:rsid w:val="00C50BAF"/>
    <w:rsid w:val="00C50C30"/>
    <w:rsid w:val="00C50C9E"/>
    <w:rsid w:val="00C50D8B"/>
    <w:rsid w:val="00C51800"/>
    <w:rsid w:val="00C522D5"/>
    <w:rsid w:val="00C52C0E"/>
    <w:rsid w:val="00C52C1B"/>
    <w:rsid w:val="00C52C7C"/>
    <w:rsid w:val="00C53B0A"/>
    <w:rsid w:val="00C5438C"/>
    <w:rsid w:val="00C547AF"/>
    <w:rsid w:val="00C54DCB"/>
    <w:rsid w:val="00C54FEA"/>
    <w:rsid w:val="00C551EE"/>
    <w:rsid w:val="00C554F1"/>
    <w:rsid w:val="00C555F9"/>
    <w:rsid w:val="00C55D99"/>
    <w:rsid w:val="00C5639F"/>
    <w:rsid w:val="00C563E8"/>
    <w:rsid w:val="00C56A20"/>
    <w:rsid w:val="00C57276"/>
    <w:rsid w:val="00C576DD"/>
    <w:rsid w:val="00C57AF4"/>
    <w:rsid w:val="00C57BE2"/>
    <w:rsid w:val="00C60222"/>
    <w:rsid w:val="00C602C2"/>
    <w:rsid w:val="00C6037C"/>
    <w:rsid w:val="00C60633"/>
    <w:rsid w:val="00C607A1"/>
    <w:rsid w:val="00C60B8D"/>
    <w:rsid w:val="00C60E43"/>
    <w:rsid w:val="00C6123E"/>
    <w:rsid w:val="00C61885"/>
    <w:rsid w:val="00C61F80"/>
    <w:rsid w:val="00C61FCD"/>
    <w:rsid w:val="00C6217F"/>
    <w:rsid w:val="00C6249E"/>
    <w:rsid w:val="00C627A8"/>
    <w:rsid w:val="00C6293F"/>
    <w:rsid w:val="00C63243"/>
    <w:rsid w:val="00C6337A"/>
    <w:rsid w:val="00C633E6"/>
    <w:rsid w:val="00C646E0"/>
    <w:rsid w:val="00C64AE6"/>
    <w:rsid w:val="00C64EF4"/>
    <w:rsid w:val="00C65631"/>
    <w:rsid w:val="00C659FD"/>
    <w:rsid w:val="00C65DCF"/>
    <w:rsid w:val="00C65FC6"/>
    <w:rsid w:val="00C66D13"/>
    <w:rsid w:val="00C678C5"/>
    <w:rsid w:val="00C67B0F"/>
    <w:rsid w:val="00C7076A"/>
    <w:rsid w:val="00C70F81"/>
    <w:rsid w:val="00C71B86"/>
    <w:rsid w:val="00C71D49"/>
    <w:rsid w:val="00C72316"/>
    <w:rsid w:val="00C7231C"/>
    <w:rsid w:val="00C723D2"/>
    <w:rsid w:val="00C72AB0"/>
    <w:rsid w:val="00C72B70"/>
    <w:rsid w:val="00C73395"/>
    <w:rsid w:val="00C739E3"/>
    <w:rsid w:val="00C73A21"/>
    <w:rsid w:val="00C740FB"/>
    <w:rsid w:val="00C748F4"/>
    <w:rsid w:val="00C75678"/>
    <w:rsid w:val="00C7589A"/>
    <w:rsid w:val="00C758D0"/>
    <w:rsid w:val="00C76774"/>
    <w:rsid w:val="00C7686A"/>
    <w:rsid w:val="00C770C8"/>
    <w:rsid w:val="00C8019C"/>
    <w:rsid w:val="00C809A7"/>
    <w:rsid w:val="00C81137"/>
    <w:rsid w:val="00C813DD"/>
    <w:rsid w:val="00C813F4"/>
    <w:rsid w:val="00C8149D"/>
    <w:rsid w:val="00C815D9"/>
    <w:rsid w:val="00C81796"/>
    <w:rsid w:val="00C817E5"/>
    <w:rsid w:val="00C81E79"/>
    <w:rsid w:val="00C8210C"/>
    <w:rsid w:val="00C82140"/>
    <w:rsid w:val="00C82254"/>
    <w:rsid w:val="00C823D9"/>
    <w:rsid w:val="00C82523"/>
    <w:rsid w:val="00C8277F"/>
    <w:rsid w:val="00C82899"/>
    <w:rsid w:val="00C82935"/>
    <w:rsid w:val="00C82B46"/>
    <w:rsid w:val="00C82D0D"/>
    <w:rsid w:val="00C82ED3"/>
    <w:rsid w:val="00C82F60"/>
    <w:rsid w:val="00C83103"/>
    <w:rsid w:val="00C83234"/>
    <w:rsid w:val="00C832B1"/>
    <w:rsid w:val="00C835AD"/>
    <w:rsid w:val="00C83F31"/>
    <w:rsid w:val="00C84001"/>
    <w:rsid w:val="00C85297"/>
    <w:rsid w:val="00C85718"/>
    <w:rsid w:val="00C85ABF"/>
    <w:rsid w:val="00C85B8E"/>
    <w:rsid w:val="00C85CBA"/>
    <w:rsid w:val="00C8628B"/>
    <w:rsid w:val="00C86F67"/>
    <w:rsid w:val="00C87245"/>
    <w:rsid w:val="00C87B19"/>
    <w:rsid w:val="00C87C22"/>
    <w:rsid w:val="00C87D7D"/>
    <w:rsid w:val="00C87FAD"/>
    <w:rsid w:val="00C9020A"/>
    <w:rsid w:val="00C90AF9"/>
    <w:rsid w:val="00C90B10"/>
    <w:rsid w:val="00C90C26"/>
    <w:rsid w:val="00C90D74"/>
    <w:rsid w:val="00C90DF7"/>
    <w:rsid w:val="00C9123E"/>
    <w:rsid w:val="00C91798"/>
    <w:rsid w:val="00C91A24"/>
    <w:rsid w:val="00C91F79"/>
    <w:rsid w:val="00C931FB"/>
    <w:rsid w:val="00C937EC"/>
    <w:rsid w:val="00C93C41"/>
    <w:rsid w:val="00C93FD3"/>
    <w:rsid w:val="00C94375"/>
    <w:rsid w:val="00C94B65"/>
    <w:rsid w:val="00C94FA9"/>
    <w:rsid w:val="00C956B4"/>
    <w:rsid w:val="00C95F77"/>
    <w:rsid w:val="00C9620B"/>
    <w:rsid w:val="00C96538"/>
    <w:rsid w:val="00C9678E"/>
    <w:rsid w:val="00C96C99"/>
    <w:rsid w:val="00C96D97"/>
    <w:rsid w:val="00C96DDC"/>
    <w:rsid w:val="00C97339"/>
    <w:rsid w:val="00C973AD"/>
    <w:rsid w:val="00CA0A1E"/>
    <w:rsid w:val="00CA0F2B"/>
    <w:rsid w:val="00CA1050"/>
    <w:rsid w:val="00CA1420"/>
    <w:rsid w:val="00CA1753"/>
    <w:rsid w:val="00CA2224"/>
    <w:rsid w:val="00CA26EF"/>
    <w:rsid w:val="00CA30B6"/>
    <w:rsid w:val="00CA352E"/>
    <w:rsid w:val="00CA3BAC"/>
    <w:rsid w:val="00CA40EB"/>
    <w:rsid w:val="00CA4485"/>
    <w:rsid w:val="00CA448D"/>
    <w:rsid w:val="00CA4BEC"/>
    <w:rsid w:val="00CA4C5A"/>
    <w:rsid w:val="00CA4CEA"/>
    <w:rsid w:val="00CA4F10"/>
    <w:rsid w:val="00CA4FD1"/>
    <w:rsid w:val="00CA51F6"/>
    <w:rsid w:val="00CA5778"/>
    <w:rsid w:val="00CA5F4E"/>
    <w:rsid w:val="00CA60F5"/>
    <w:rsid w:val="00CA6160"/>
    <w:rsid w:val="00CA6477"/>
    <w:rsid w:val="00CA7303"/>
    <w:rsid w:val="00CA7461"/>
    <w:rsid w:val="00CA7685"/>
    <w:rsid w:val="00CA7BDB"/>
    <w:rsid w:val="00CA7DCC"/>
    <w:rsid w:val="00CB0286"/>
    <w:rsid w:val="00CB02A7"/>
    <w:rsid w:val="00CB1039"/>
    <w:rsid w:val="00CB15C5"/>
    <w:rsid w:val="00CB197A"/>
    <w:rsid w:val="00CB227F"/>
    <w:rsid w:val="00CB22E1"/>
    <w:rsid w:val="00CB2318"/>
    <w:rsid w:val="00CB29CC"/>
    <w:rsid w:val="00CB2AD6"/>
    <w:rsid w:val="00CB2B01"/>
    <w:rsid w:val="00CB2C7A"/>
    <w:rsid w:val="00CB34A4"/>
    <w:rsid w:val="00CB4026"/>
    <w:rsid w:val="00CB4464"/>
    <w:rsid w:val="00CB4600"/>
    <w:rsid w:val="00CB47A0"/>
    <w:rsid w:val="00CB4871"/>
    <w:rsid w:val="00CB4B60"/>
    <w:rsid w:val="00CB4B9C"/>
    <w:rsid w:val="00CB5234"/>
    <w:rsid w:val="00CB5277"/>
    <w:rsid w:val="00CB5597"/>
    <w:rsid w:val="00CB601D"/>
    <w:rsid w:val="00CB632A"/>
    <w:rsid w:val="00CB6816"/>
    <w:rsid w:val="00CB7560"/>
    <w:rsid w:val="00CB7601"/>
    <w:rsid w:val="00CB7BA2"/>
    <w:rsid w:val="00CB7C32"/>
    <w:rsid w:val="00CB7DAA"/>
    <w:rsid w:val="00CC04E1"/>
    <w:rsid w:val="00CC084E"/>
    <w:rsid w:val="00CC0CCE"/>
    <w:rsid w:val="00CC0E94"/>
    <w:rsid w:val="00CC11A4"/>
    <w:rsid w:val="00CC1337"/>
    <w:rsid w:val="00CC1736"/>
    <w:rsid w:val="00CC22EE"/>
    <w:rsid w:val="00CC30DB"/>
    <w:rsid w:val="00CC383E"/>
    <w:rsid w:val="00CC4097"/>
    <w:rsid w:val="00CC5178"/>
    <w:rsid w:val="00CC524C"/>
    <w:rsid w:val="00CC587C"/>
    <w:rsid w:val="00CC5E05"/>
    <w:rsid w:val="00CC5F26"/>
    <w:rsid w:val="00CC61D2"/>
    <w:rsid w:val="00CC63C0"/>
    <w:rsid w:val="00CC6C0B"/>
    <w:rsid w:val="00CC6D1E"/>
    <w:rsid w:val="00CC6EB5"/>
    <w:rsid w:val="00CC7956"/>
    <w:rsid w:val="00CC7BF0"/>
    <w:rsid w:val="00CD0504"/>
    <w:rsid w:val="00CD08A7"/>
    <w:rsid w:val="00CD08CF"/>
    <w:rsid w:val="00CD0AD6"/>
    <w:rsid w:val="00CD10BB"/>
    <w:rsid w:val="00CD130F"/>
    <w:rsid w:val="00CD13A8"/>
    <w:rsid w:val="00CD1506"/>
    <w:rsid w:val="00CD1954"/>
    <w:rsid w:val="00CD1F1A"/>
    <w:rsid w:val="00CD22C3"/>
    <w:rsid w:val="00CD263C"/>
    <w:rsid w:val="00CD269A"/>
    <w:rsid w:val="00CD271A"/>
    <w:rsid w:val="00CD3221"/>
    <w:rsid w:val="00CD466E"/>
    <w:rsid w:val="00CD479B"/>
    <w:rsid w:val="00CD5EC8"/>
    <w:rsid w:val="00CD6BDF"/>
    <w:rsid w:val="00CD6EB1"/>
    <w:rsid w:val="00CD6F60"/>
    <w:rsid w:val="00CD7688"/>
    <w:rsid w:val="00CD784C"/>
    <w:rsid w:val="00CD7E9E"/>
    <w:rsid w:val="00CE0113"/>
    <w:rsid w:val="00CE0348"/>
    <w:rsid w:val="00CE158F"/>
    <w:rsid w:val="00CE15AE"/>
    <w:rsid w:val="00CE195A"/>
    <w:rsid w:val="00CE20F2"/>
    <w:rsid w:val="00CE22E5"/>
    <w:rsid w:val="00CE247A"/>
    <w:rsid w:val="00CE258F"/>
    <w:rsid w:val="00CE274E"/>
    <w:rsid w:val="00CE28B2"/>
    <w:rsid w:val="00CE2F01"/>
    <w:rsid w:val="00CE3081"/>
    <w:rsid w:val="00CE37AD"/>
    <w:rsid w:val="00CE3C74"/>
    <w:rsid w:val="00CE3F70"/>
    <w:rsid w:val="00CE41C4"/>
    <w:rsid w:val="00CE44B5"/>
    <w:rsid w:val="00CE495C"/>
    <w:rsid w:val="00CE4C93"/>
    <w:rsid w:val="00CE54CD"/>
    <w:rsid w:val="00CE5A20"/>
    <w:rsid w:val="00CE60A2"/>
    <w:rsid w:val="00CE613B"/>
    <w:rsid w:val="00CE62C3"/>
    <w:rsid w:val="00CE65A9"/>
    <w:rsid w:val="00CE6AF0"/>
    <w:rsid w:val="00CE6E15"/>
    <w:rsid w:val="00CE73BC"/>
    <w:rsid w:val="00CE74FF"/>
    <w:rsid w:val="00CF07F5"/>
    <w:rsid w:val="00CF0C4F"/>
    <w:rsid w:val="00CF0F69"/>
    <w:rsid w:val="00CF16E3"/>
    <w:rsid w:val="00CF1748"/>
    <w:rsid w:val="00CF1918"/>
    <w:rsid w:val="00CF1FC8"/>
    <w:rsid w:val="00CF265B"/>
    <w:rsid w:val="00CF2C01"/>
    <w:rsid w:val="00CF2D79"/>
    <w:rsid w:val="00CF32E0"/>
    <w:rsid w:val="00CF3691"/>
    <w:rsid w:val="00CF37CF"/>
    <w:rsid w:val="00CF3A60"/>
    <w:rsid w:val="00CF3A86"/>
    <w:rsid w:val="00CF3C25"/>
    <w:rsid w:val="00CF41D5"/>
    <w:rsid w:val="00CF4242"/>
    <w:rsid w:val="00CF4F32"/>
    <w:rsid w:val="00CF53C2"/>
    <w:rsid w:val="00CF5518"/>
    <w:rsid w:val="00CF562D"/>
    <w:rsid w:val="00CF5787"/>
    <w:rsid w:val="00CF5BC3"/>
    <w:rsid w:val="00CF6A4E"/>
    <w:rsid w:val="00CF6D23"/>
    <w:rsid w:val="00CF6DC3"/>
    <w:rsid w:val="00CF6E23"/>
    <w:rsid w:val="00CF7764"/>
    <w:rsid w:val="00CF79D8"/>
    <w:rsid w:val="00D000C2"/>
    <w:rsid w:val="00D00143"/>
    <w:rsid w:val="00D0071D"/>
    <w:rsid w:val="00D01109"/>
    <w:rsid w:val="00D01415"/>
    <w:rsid w:val="00D01418"/>
    <w:rsid w:val="00D014C2"/>
    <w:rsid w:val="00D014CD"/>
    <w:rsid w:val="00D015A5"/>
    <w:rsid w:val="00D015C1"/>
    <w:rsid w:val="00D0176A"/>
    <w:rsid w:val="00D0183F"/>
    <w:rsid w:val="00D019EA"/>
    <w:rsid w:val="00D01A9A"/>
    <w:rsid w:val="00D01F3A"/>
    <w:rsid w:val="00D021D0"/>
    <w:rsid w:val="00D0233D"/>
    <w:rsid w:val="00D025FB"/>
    <w:rsid w:val="00D0278B"/>
    <w:rsid w:val="00D0282F"/>
    <w:rsid w:val="00D02AB4"/>
    <w:rsid w:val="00D032DC"/>
    <w:rsid w:val="00D0339B"/>
    <w:rsid w:val="00D03732"/>
    <w:rsid w:val="00D037D2"/>
    <w:rsid w:val="00D03A72"/>
    <w:rsid w:val="00D03AAD"/>
    <w:rsid w:val="00D03D84"/>
    <w:rsid w:val="00D03E44"/>
    <w:rsid w:val="00D03F41"/>
    <w:rsid w:val="00D03F65"/>
    <w:rsid w:val="00D04031"/>
    <w:rsid w:val="00D041B4"/>
    <w:rsid w:val="00D04DD5"/>
    <w:rsid w:val="00D0500B"/>
    <w:rsid w:val="00D0525D"/>
    <w:rsid w:val="00D05C1E"/>
    <w:rsid w:val="00D05D33"/>
    <w:rsid w:val="00D05E25"/>
    <w:rsid w:val="00D061B0"/>
    <w:rsid w:val="00D06857"/>
    <w:rsid w:val="00D06FAF"/>
    <w:rsid w:val="00D073E6"/>
    <w:rsid w:val="00D07C90"/>
    <w:rsid w:val="00D07DA2"/>
    <w:rsid w:val="00D07E26"/>
    <w:rsid w:val="00D10040"/>
    <w:rsid w:val="00D1086F"/>
    <w:rsid w:val="00D109BC"/>
    <w:rsid w:val="00D11193"/>
    <w:rsid w:val="00D1136E"/>
    <w:rsid w:val="00D11A9D"/>
    <w:rsid w:val="00D11BF3"/>
    <w:rsid w:val="00D11FA2"/>
    <w:rsid w:val="00D1238D"/>
    <w:rsid w:val="00D12BB6"/>
    <w:rsid w:val="00D12E39"/>
    <w:rsid w:val="00D12F06"/>
    <w:rsid w:val="00D138A6"/>
    <w:rsid w:val="00D138BA"/>
    <w:rsid w:val="00D13C37"/>
    <w:rsid w:val="00D14ADE"/>
    <w:rsid w:val="00D14C89"/>
    <w:rsid w:val="00D150A5"/>
    <w:rsid w:val="00D150D8"/>
    <w:rsid w:val="00D159E9"/>
    <w:rsid w:val="00D15A55"/>
    <w:rsid w:val="00D15ACF"/>
    <w:rsid w:val="00D160C3"/>
    <w:rsid w:val="00D16793"/>
    <w:rsid w:val="00D17121"/>
    <w:rsid w:val="00D17123"/>
    <w:rsid w:val="00D17214"/>
    <w:rsid w:val="00D1722A"/>
    <w:rsid w:val="00D172C1"/>
    <w:rsid w:val="00D17B9B"/>
    <w:rsid w:val="00D20623"/>
    <w:rsid w:val="00D2085C"/>
    <w:rsid w:val="00D20EA7"/>
    <w:rsid w:val="00D20EDB"/>
    <w:rsid w:val="00D213C3"/>
    <w:rsid w:val="00D21B58"/>
    <w:rsid w:val="00D22060"/>
    <w:rsid w:val="00D22423"/>
    <w:rsid w:val="00D22855"/>
    <w:rsid w:val="00D229EA"/>
    <w:rsid w:val="00D22F0A"/>
    <w:rsid w:val="00D23347"/>
    <w:rsid w:val="00D2388D"/>
    <w:rsid w:val="00D2398F"/>
    <w:rsid w:val="00D23B95"/>
    <w:rsid w:val="00D23FC6"/>
    <w:rsid w:val="00D247F9"/>
    <w:rsid w:val="00D2533D"/>
    <w:rsid w:val="00D2574E"/>
    <w:rsid w:val="00D25851"/>
    <w:rsid w:val="00D25F26"/>
    <w:rsid w:val="00D26192"/>
    <w:rsid w:val="00D26D42"/>
    <w:rsid w:val="00D2779F"/>
    <w:rsid w:val="00D2796D"/>
    <w:rsid w:val="00D30346"/>
    <w:rsid w:val="00D30679"/>
    <w:rsid w:val="00D30D60"/>
    <w:rsid w:val="00D30EDA"/>
    <w:rsid w:val="00D315DC"/>
    <w:rsid w:val="00D318D2"/>
    <w:rsid w:val="00D32852"/>
    <w:rsid w:val="00D331A4"/>
    <w:rsid w:val="00D3324B"/>
    <w:rsid w:val="00D33659"/>
    <w:rsid w:val="00D33C21"/>
    <w:rsid w:val="00D3423A"/>
    <w:rsid w:val="00D34882"/>
    <w:rsid w:val="00D34A56"/>
    <w:rsid w:val="00D3518E"/>
    <w:rsid w:val="00D352DF"/>
    <w:rsid w:val="00D35426"/>
    <w:rsid w:val="00D355E6"/>
    <w:rsid w:val="00D35BCB"/>
    <w:rsid w:val="00D360B8"/>
    <w:rsid w:val="00D3613A"/>
    <w:rsid w:val="00D36459"/>
    <w:rsid w:val="00D36469"/>
    <w:rsid w:val="00D36C98"/>
    <w:rsid w:val="00D36D33"/>
    <w:rsid w:val="00D3749A"/>
    <w:rsid w:val="00D376F9"/>
    <w:rsid w:val="00D37B15"/>
    <w:rsid w:val="00D37BDC"/>
    <w:rsid w:val="00D37C85"/>
    <w:rsid w:val="00D402EC"/>
    <w:rsid w:val="00D4069D"/>
    <w:rsid w:val="00D40F97"/>
    <w:rsid w:val="00D41B57"/>
    <w:rsid w:val="00D421A1"/>
    <w:rsid w:val="00D424FF"/>
    <w:rsid w:val="00D426D2"/>
    <w:rsid w:val="00D42E49"/>
    <w:rsid w:val="00D430BE"/>
    <w:rsid w:val="00D4329C"/>
    <w:rsid w:val="00D43982"/>
    <w:rsid w:val="00D43B71"/>
    <w:rsid w:val="00D43E29"/>
    <w:rsid w:val="00D43F4C"/>
    <w:rsid w:val="00D43F77"/>
    <w:rsid w:val="00D43FB7"/>
    <w:rsid w:val="00D440F2"/>
    <w:rsid w:val="00D44FBD"/>
    <w:rsid w:val="00D45C2A"/>
    <w:rsid w:val="00D46D3E"/>
    <w:rsid w:val="00D47343"/>
    <w:rsid w:val="00D47B1E"/>
    <w:rsid w:val="00D47BE0"/>
    <w:rsid w:val="00D47F87"/>
    <w:rsid w:val="00D500C5"/>
    <w:rsid w:val="00D50502"/>
    <w:rsid w:val="00D51E1C"/>
    <w:rsid w:val="00D525C3"/>
    <w:rsid w:val="00D5273A"/>
    <w:rsid w:val="00D52770"/>
    <w:rsid w:val="00D532D2"/>
    <w:rsid w:val="00D53319"/>
    <w:rsid w:val="00D535BE"/>
    <w:rsid w:val="00D53734"/>
    <w:rsid w:val="00D541AA"/>
    <w:rsid w:val="00D54508"/>
    <w:rsid w:val="00D547A2"/>
    <w:rsid w:val="00D5487D"/>
    <w:rsid w:val="00D55316"/>
    <w:rsid w:val="00D558CF"/>
    <w:rsid w:val="00D56034"/>
    <w:rsid w:val="00D56708"/>
    <w:rsid w:val="00D56AEE"/>
    <w:rsid w:val="00D56FA8"/>
    <w:rsid w:val="00D57053"/>
    <w:rsid w:val="00D5706A"/>
    <w:rsid w:val="00D572CC"/>
    <w:rsid w:val="00D57300"/>
    <w:rsid w:val="00D575D5"/>
    <w:rsid w:val="00D57D4C"/>
    <w:rsid w:val="00D604DE"/>
    <w:rsid w:val="00D605EC"/>
    <w:rsid w:val="00D60752"/>
    <w:rsid w:val="00D60FAD"/>
    <w:rsid w:val="00D61661"/>
    <w:rsid w:val="00D61A94"/>
    <w:rsid w:val="00D61B38"/>
    <w:rsid w:val="00D61DE8"/>
    <w:rsid w:val="00D620F8"/>
    <w:rsid w:val="00D625BD"/>
    <w:rsid w:val="00D63364"/>
    <w:rsid w:val="00D63BB6"/>
    <w:rsid w:val="00D63BFF"/>
    <w:rsid w:val="00D63FD6"/>
    <w:rsid w:val="00D64EDE"/>
    <w:rsid w:val="00D64FB6"/>
    <w:rsid w:val="00D6585D"/>
    <w:rsid w:val="00D6630B"/>
    <w:rsid w:val="00D663D6"/>
    <w:rsid w:val="00D6641F"/>
    <w:rsid w:val="00D67D2F"/>
    <w:rsid w:val="00D67E1D"/>
    <w:rsid w:val="00D67F30"/>
    <w:rsid w:val="00D700BC"/>
    <w:rsid w:val="00D7107E"/>
    <w:rsid w:val="00D7232F"/>
    <w:rsid w:val="00D726B0"/>
    <w:rsid w:val="00D727DB"/>
    <w:rsid w:val="00D72EF9"/>
    <w:rsid w:val="00D73178"/>
    <w:rsid w:val="00D737A1"/>
    <w:rsid w:val="00D7396D"/>
    <w:rsid w:val="00D73F28"/>
    <w:rsid w:val="00D74680"/>
    <w:rsid w:val="00D74CC0"/>
    <w:rsid w:val="00D74DEE"/>
    <w:rsid w:val="00D75327"/>
    <w:rsid w:val="00D75518"/>
    <w:rsid w:val="00D75971"/>
    <w:rsid w:val="00D7617D"/>
    <w:rsid w:val="00D76B57"/>
    <w:rsid w:val="00D77111"/>
    <w:rsid w:val="00D77609"/>
    <w:rsid w:val="00D77E02"/>
    <w:rsid w:val="00D80162"/>
    <w:rsid w:val="00D80277"/>
    <w:rsid w:val="00D807D0"/>
    <w:rsid w:val="00D813DD"/>
    <w:rsid w:val="00D81537"/>
    <w:rsid w:val="00D816E3"/>
    <w:rsid w:val="00D81D37"/>
    <w:rsid w:val="00D81F8A"/>
    <w:rsid w:val="00D8254C"/>
    <w:rsid w:val="00D8278B"/>
    <w:rsid w:val="00D82794"/>
    <w:rsid w:val="00D830E2"/>
    <w:rsid w:val="00D837EE"/>
    <w:rsid w:val="00D8464A"/>
    <w:rsid w:val="00D84FB0"/>
    <w:rsid w:val="00D854E4"/>
    <w:rsid w:val="00D85EFE"/>
    <w:rsid w:val="00D85FEA"/>
    <w:rsid w:val="00D863B9"/>
    <w:rsid w:val="00D86B4C"/>
    <w:rsid w:val="00D86D4B"/>
    <w:rsid w:val="00D86E95"/>
    <w:rsid w:val="00D87462"/>
    <w:rsid w:val="00D879B7"/>
    <w:rsid w:val="00D87B73"/>
    <w:rsid w:val="00D87F74"/>
    <w:rsid w:val="00D90541"/>
    <w:rsid w:val="00D90763"/>
    <w:rsid w:val="00D90E83"/>
    <w:rsid w:val="00D90F19"/>
    <w:rsid w:val="00D914B2"/>
    <w:rsid w:val="00D91AA0"/>
    <w:rsid w:val="00D91AB3"/>
    <w:rsid w:val="00D91B9B"/>
    <w:rsid w:val="00D91CB8"/>
    <w:rsid w:val="00D92088"/>
    <w:rsid w:val="00D92B44"/>
    <w:rsid w:val="00D92DA8"/>
    <w:rsid w:val="00D9317C"/>
    <w:rsid w:val="00D933CE"/>
    <w:rsid w:val="00D9349E"/>
    <w:rsid w:val="00D934B4"/>
    <w:rsid w:val="00D93AD9"/>
    <w:rsid w:val="00D94054"/>
    <w:rsid w:val="00D94273"/>
    <w:rsid w:val="00D94404"/>
    <w:rsid w:val="00D946D2"/>
    <w:rsid w:val="00D947E9"/>
    <w:rsid w:val="00D94A22"/>
    <w:rsid w:val="00D94B7E"/>
    <w:rsid w:val="00D94E57"/>
    <w:rsid w:val="00D94F1D"/>
    <w:rsid w:val="00D950A0"/>
    <w:rsid w:val="00D9577D"/>
    <w:rsid w:val="00D9585D"/>
    <w:rsid w:val="00D95C8E"/>
    <w:rsid w:val="00D95C8F"/>
    <w:rsid w:val="00D95C9E"/>
    <w:rsid w:val="00D9732C"/>
    <w:rsid w:val="00D97609"/>
    <w:rsid w:val="00D97AFF"/>
    <w:rsid w:val="00DA006E"/>
    <w:rsid w:val="00DA046F"/>
    <w:rsid w:val="00DA0FF8"/>
    <w:rsid w:val="00DA15E0"/>
    <w:rsid w:val="00DA1670"/>
    <w:rsid w:val="00DA1A0E"/>
    <w:rsid w:val="00DA1D36"/>
    <w:rsid w:val="00DA1E74"/>
    <w:rsid w:val="00DA22E6"/>
    <w:rsid w:val="00DA2B0A"/>
    <w:rsid w:val="00DA2C12"/>
    <w:rsid w:val="00DA2ED1"/>
    <w:rsid w:val="00DA2F21"/>
    <w:rsid w:val="00DA2FD6"/>
    <w:rsid w:val="00DA356B"/>
    <w:rsid w:val="00DA363F"/>
    <w:rsid w:val="00DA36C0"/>
    <w:rsid w:val="00DA36D8"/>
    <w:rsid w:val="00DA38A4"/>
    <w:rsid w:val="00DA3DFC"/>
    <w:rsid w:val="00DA4A9C"/>
    <w:rsid w:val="00DA4AAA"/>
    <w:rsid w:val="00DA4CD3"/>
    <w:rsid w:val="00DA4DA3"/>
    <w:rsid w:val="00DA5144"/>
    <w:rsid w:val="00DA575D"/>
    <w:rsid w:val="00DA5D74"/>
    <w:rsid w:val="00DA6224"/>
    <w:rsid w:val="00DA6356"/>
    <w:rsid w:val="00DA6A1D"/>
    <w:rsid w:val="00DA75C3"/>
    <w:rsid w:val="00DA7E72"/>
    <w:rsid w:val="00DA7EEB"/>
    <w:rsid w:val="00DB0594"/>
    <w:rsid w:val="00DB0739"/>
    <w:rsid w:val="00DB0A7C"/>
    <w:rsid w:val="00DB1417"/>
    <w:rsid w:val="00DB14E2"/>
    <w:rsid w:val="00DB163C"/>
    <w:rsid w:val="00DB1973"/>
    <w:rsid w:val="00DB1BBC"/>
    <w:rsid w:val="00DB1CF5"/>
    <w:rsid w:val="00DB222E"/>
    <w:rsid w:val="00DB2352"/>
    <w:rsid w:val="00DB2C9B"/>
    <w:rsid w:val="00DB2D7E"/>
    <w:rsid w:val="00DB2F22"/>
    <w:rsid w:val="00DB3279"/>
    <w:rsid w:val="00DB3C2D"/>
    <w:rsid w:val="00DB3ED6"/>
    <w:rsid w:val="00DB400C"/>
    <w:rsid w:val="00DB4343"/>
    <w:rsid w:val="00DB4926"/>
    <w:rsid w:val="00DB4ACC"/>
    <w:rsid w:val="00DB4F7C"/>
    <w:rsid w:val="00DB5A6F"/>
    <w:rsid w:val="00DB6021"/>
    <w:rsid w:val="00DB64F6"/>
    <w:rsid w:val="00DB6762"/>
    <w:rsid w:val="00DB68BB"/>
    <w:rsid w:val="00DB6CF4"/>
    <w:rsid w:val="00DB7AC5"/>
    <w:rsid w:val="00DC041B"/>
    <w:rsid w:val="00DC07E1"/>
    <w:rsid w:val="00DC0A32"/>
    <w:rsid w:val="00DC0ADC"/>
    <w:rsid w:val="00DC0E38"/>
    <w:rsid w:val="00DC1262"/>
    <w:rsid w:val="00DC14ED"/>
    <w:rsid w:val="00DC154F"/>
    <w:rsid w:val="00DC1758"/>
    <w:rsid w:val="00DC27BC"/>
    <w:rsid w:val="00DC28CC"/>
    <w:rsid w:val="00DC2A4B"/>
    <w:rsid w:val="00DC2CFC"/>
    <w:rsid w:val="00DC2E7C"/>
    <w:rsid w:val="00DC2E9C"/>
    <w:rsid w:val="00DC3938"/>
    <w:rsid w:val="00DC3ADE"/>
    <w:rsid w:val="00DC3DBC"/>
    <w:rsid w:val="00DC3EB7"/>
    <w:rsid w:val="00DC3EF0"/>
    <w:rsid w:val="00DC4CF0"/>
    <w:rsid w:val="00DC536E"/>
    <w:rsid w:val="00DC5EF2"/>
    <w:rsid w:val="00DC629C"/>
    <w:rsid w:val="00DC668B"/>
    <w:rsid w:val="00DC670F"/>
    <w:rsid w:val="00DC6CF4"/>
    <w:rsid w:val="00DC781F"/>
    <w:rsid w:val="00DC7CCE"/>
    <w:rsid w:val="00DD030B"/>
    <w:rsid w:val="00DD057E"/>
    <w:rsid w:val="00DD078E"/>
    <w:rsid w:val="00DD08CC"/>
    <w:rsid w:val="00DD097C"/>
    <w:rsid w:val="00DD0A97"/>
    <w:rsid w:val="00DD1020"/>
    <w:rsid w:val="00DD10DA"/>
    <w:rsid w:val="00DD16B1"/>
    <w:rsid w:val="00DD1C57"/>
    <w:rsid w:val="00DD21F9"/>
    <w:rsid w:val="00DD26DA"/>
    <w:rsid w:val="00DD2987"/>
    <w:rsid w:val="00DD2CD6"/>
    <w:rsid w:val="00DD3D0E"/>
    <w:rsid w:val="00DD3F8D"/>
    <w:rsid w:val="00DD41F1"/>
    <w:rsid w:val="00DD4597"/>
    <w:rsid w:val="00DD4F27"/>
    <w:rsid w:val="00DD52A1"/>
    <w:rsid w:val="00DD58B1"/>
    <w:rsid w:val="00DD5CAF"/>
    <w:rsid w:val="00DD627B"/>
    <w:rsid w:val="00DD629A"/>
    <w:rsid w:val="00DD7415"/>
    <w:rsid w:val="00DD759B"/>
    <w:rsid w:val="00DD7A9B"/>
    <w:rsid w:val="00DD7FA3"/>
    <w:rsid w:val="00DE00B8"/>
    <w:rsid w:val="00DE0397"/>
    <w:rsid w:val="00DE05ED"/>
    <w:rsid w:val="00DE0644"/>
    <w:rsid w:val="00DE07C1"/>
    <w:rsid w:val="00DE08F2"/>
    <w:rsid w:val="00DE1105"/>
    <w:rsid w:val="00DE17CB"/>
    <w:rsid w:val="00DE1801"/>
    <w:rsid w:val="00DE1FE3"/>
    <w:rsid w:val="00DE2944"/>
    <w:rsid w:val="00DE2BDC"/>
    <w:rsid w:val="00DE2F7C"/>
    <w:rsid w:val="00DE33BD"/>
    <w:rsid w:val="00DE3591"/>
    <w:rsid w:val="00DE3F32"/>
    <w:rsid w:val="00DE419C"/>
    <w:rsid w:val="00DE42CC"/>
    <w:rsid w:val="00DE52A7"/>
    <w:rsid w:val="00DE5796"/>
    <w:rsid w:val="00DE5A8F"/>
    <w:rsid w:val="00DE5BA3"/>
    <w:rsid w:val="00DE5C92"/>
    <w:rsid w:val="00DE5D54"/>
    <w:rsid w:val="00DE6685"/>
    <w:rsid w:val="00DE6992"/>
    <w:rsid w:val="00DE6F90"/>
    <w:rsid w:val="00DE7012"/>
    <w:rsid w:val="00DE7014"/>
    <w:rsid w:val="00DE71ED"/>
    <w:rsid w:val="00DE7733"/>
    <w:rsid w:val="00DE78BF"/>
    <w:rsid w:val="00DE7B77"/>
    <w:rsid w:val="00DE7C25"/>
    <w:rsid w:val="00DE7E42"/>
    <w:rsid w:val="00DE7EBF"/>
    <w:rsid w:val="00DE7F67"/>
    <w:rsid w:val="00DF0352"/>
    <w:rsid w:val="00DF03E9"/>
    <w:rsid w:val="00DF13E7"/>
    <w:rsid w:val="00DF18D1"/>
    <w:rsid w:val="00DF2340"/>
    <w:rsid w:val="00DF2E21"/>
    <w:rsid w:val="00DF3606"/>
    <w:rsid w:val="00DF3DD8"/>
    <w:rsid w:val="00DF3F5B"/>
    <w:rsid w:val="00DF451B"/>
    <w:rsid w:val="00DF4678"/>
    <w:rsid w:val="00DF47EA"/>
    <w:rsid w:val="00DF4A6C"/>
    <w:rsid w:val="00DF53A0"/>
    <w:rsid w:val="00DF53B6"/>
    <w:rsid w:val="00DF54D5"/>
    <w:rsid w:val="00DF5B60"/>
    <w:rsid w:val="00DF5FD8"/>
    <w:rsid w:val="00DF6129"/>
    <w:rsid w:val="00DF68E2"/>
    <w:rsid w:val="00DF7295"/>
    <w:rsid w:val="00DF75AA"/>
    <w:rsid w:val="00DF7FE1"/>
    <w:rsid w:val="00E00709"/>
    <w:rsid w:val="00E00780"/>
    <w:rsid w:val="00E00E9B"/>
    <w:rsid w:val="00E01119"/>
    <w:rsid w:val="00E016FD"/>
    <w:rsid w:val="00E01843"/>
    <w:rsid w:val="00E02025"/>
    <w:rsid w:val="00E0369E"/>
    <w:rsid w:val="00E03FC7"/>
    <w:rsid w:val="00E046B9"/>
    <w:rsid w:val="00E052F1"/>
    <w:rsid w:val="00E0537C"/>
    <w:rsid w:val="00E058D5"/>
    <w:rsid w:val="00E05A32"/>
    <w:rsid w:val="00E06011"/>
    <w:rsid w:val="00E06D6A"/>
    <w:rsid w:val="00E0701E"/>
    <w:rsid w:val="00E07479"/>
    <w:rsid w:val="00E078B2"/>
    <w:rsid w:val="00E101B8"/>
    <w:rsid w:val="00E107A2"/>
    <w:rsid w:val="00E10A32"/>
    <w:rsid w:val="00E10C53"/>
    <w:rsid w:val="00E111A4"/>
    <w:rsid w:val="00E11858"/>
    <w:rsid w:val="00E1194D"/>
    <w:rsid w:val="00E125AF"/>
    <w:rsid w:val="00E126C6"/>
    <w:rsid w:val="00E12D6F"/>
    <w:rsid w:val="00E1309C"/>
    <w:rsid w:val="00E130E4"/>
    <w:rsid w:val="00E13540"/>
    <w:rsid w:val="00E138FB"/>
    <w:rsid w:val="00E1404E"/>
    <w:rsid w:val="00E14D75"/>
    <w:rsid w:val="00E14DDD"/>
    <w:rsid w:val="00E14FC3"/>
    <w:rsid w:val="00E154D3"/>
    <w:rsid w:val="00E15662"/>
    <w:rsid w:val="00E15DE1"/>
    <w:rsid w:val="00E160C0"/>
    <w:rsid w:val="00E163C0"/>
    <w:rsid w:val="00E16B4B"/>
    <w:rsid w:val="00E16D03"/>
    <w:rsid w:val="00E16E60"/>
    <w:rsid w:val="00E1719E"/>
    <w:rsid w:val="00E1777E"/>
    <w:rsid w:val="00E17887"/>
    <w:rsid w:val="00E17EEB"/>
    <w:rsid w:val="00E2031A"/>
    <w:rsid w:val="00E20684"/>
    <w:rsid w:val="00E20974"/>
    <w:rsid w:val="00E20D39"/>
    <w:rsid w:val="00E20E78"/>
    <w:rsid w:val="00E212A3"/>
    <w:rsid w:val="00E2161F"/>
    <w:rsid w:val="00E21A6D"/>
    <w:rsid w:val="00E21AFF"/>
    <w:rsid w:val="00E21DF9"/>
    <w:rsid w:val="00E22098"/>
    <w:rsid w:val="00E22254"/>
    <w:rsid w:val="00E225A3"/>
    <w:rsid w:val="00E225CC"/>
    <w:rsid w:val="00E225D5"/>
    <w:rsid w:val="00E225F4"/>
    <w:rsid w:val="00E22DDB"/>
    <w:rsid w:val="00E23324"/>
    <w:rsid w:val="00E2334C"/>
    <w:rsid w:val="00E2346C"/>
    <w:rsid w:val="00E2407D"/>
    <w:rsid w:val="00E24085"/>
    <w:rsid w:val="00E24A73"/>
    <w:rsid w:val="00E24AA7"/>
    <w:rsid w:val="00E24C3B"/>
    <w:rsid w:val="00E250E2"/>
    <w:rsid w:val="00E251DC"/>
    <w:rsid w:val="00E25AB9"/>
    <w:rsid w:val="00E25D25"/>
    <w:rsid w:val="00E26014"/>
    <w:rsid w:val="00E260E4"/>
    <w:rsid w:val="00E2623B"/>
    <w:rsid w:val="00E263BB"/>
    <w:rsid w:val="00E26403"/>
    <w:rsid w:val="00E26B85"/>
    <w:rsid w:val="00E26D92"/>
    <w:rsid w:val="00E26F30"/>
    <w:rsid w:val="00E272C5"/>
    <w:rsid w:val="00E27852"/>
    <w:rsid w:val="00E27E43"/>
    <w:rsid w:val="00E27FDF"/>
    <w:rsid w:val="00E3011D"/>
    <w:rsid w:val="00E30161"/>
    <w:rsid w:val="00E30398"/>
    <w:rsid w:val="00E3084B"/>
    <w:rsid w:val="00E3136E"/>
    <w:rsid w:val="00E31A7A"/>
    <w:rsid w:val="00E32774"/>
    <w:rsid w:val="00E32EE6"/>
    <w:rsid w:val="00E33FBE"/>
    <w:rsid w:val="00E33FFC"/>
    <w:rsid w:val="00E344C7"/>
    <w:rsid w:val="00E34506"/>
    <w:rsid w:val="00E34859"/>
    <w:rsid w:val="00E349E5"/>
    <w:rsid w:val="00E34E18"/>
    <w:rsid w:val="00E35161"/>
    <w:rsid w:val="00E3584E"/>
    <w:rsid w:val="00E35A6F"/>
    <w:rsid w:val="00E35F7A"/>
    <w:rsid w:val="00E360CF"/>
    <w:rsid w:val="00E360DA"/>
    <w:rsid w:val="00E3617F"/>
    <w:rsid w:val="00E36183"/>
    <w:rsid w:val="00E36330"/>
    <w:rsid w:val="00E3643D"/>
    <w:rsid w:val="00E36E12"/>
    <w:rsid w:val="00E405A8"/>
    <w:rsid w:val="00E40D9A"/>
    <w:rsid w:val="00E4143E"/>
    <w:rsid w:val="00E4150B"/>
    <w:rsid w:val="00E41B42"/>
    <w:rsid w:val="00E423C4"/>
    <w:rsid w:val="00E42ABA"/>
    <w:rsid w:val="00E42CB8"/>
    <w:rsid w:val="00E43192"/>
    <w:rsid w:val="00E43440"/>
    <w:rsid w:val="00E43630"/>
    <w:rsid w:val="00E43653"/>
    <w:rsid w:val="00E43B09"/>
    <w:rsid w:val="00E43B6A"/>
    <w:rsid w:val="00E440B6"/>
    <w:rsid w:val="00E44286"/>
    <w:rsid w:val="00E44D97"/>
    <w:rsid w:val="00E44F9E"/>
    <w:rsid w:val="00E456BB"/>
    <w:rsid w:val="00E45914"/>
    <w:rsid w:val="00E45F6B"/>
    <w:rsid w:val="00E46801"/>
    <w:rsid w:val="00E4689B"/>
    <w:rsid w:val="00E475DD"/>
    <w:rsid w:val="00E47753"/>
    <w:rsid w:val="00E47E76"/>
    <w:rsid w:val="00E47E8D"/>
    <w:rsid w:val="00E50AD9"/>
    <w:rsid w:val="00E50E43"/>
    <w:rsid w:val="00E51227"/>
    <w:rsid w:val="00E521CB"/>
    <w:rsid w:val="00E522D1"/>
    <w:rsid w:val="00E528BA"/>
    <w:rsid w:val="00E529ED"/>
    <w:rsid w:val="00E52CB4"/>
    <w:rsid w:val="00E52D2A"/>
    <w:rsid w:val="00E52FDC"/>
    <w:rsid w:val="00E537B5"/>
    <w:rsid w:val="00E5381A"/>
    <w:rsid w:val="00E53AA6"/>
    <w:rsid w:val="00E53B2C"/>
    <w:rsid w:val="00E53E5C"/>
    <w:rsid w:val="00E54195"/>
    <w:rsid w:val="00E541C2"/>
    <w:rsid w:val="00E54478"/>
    <w:rsid w:val="00E54A5B"/>
    <w:rsid w:val="00E54B55"/>
    <w:rsid w:val="00E550A5"/>
    <w:rsid w:val="00E551AB"/>
    <w:rsid w:val="00E551BF"/>
    <w:rsid w:val="00E5538D"/>
    <w:rsid w:val="00E554B8"/>
    <w:rsid w:val="00E557A2"/>
    <w:rsid w:val="00E558FE"/>
    <w:rsid w:val="00E55A29"/>
    <w:rsid w:val="00E55A4F"/>
    <w:rsid w:val="00E55C20"/>
    <w:rsid w:val="00E55E04"/>
    <w:rsid w:val="00E567DB"/>
    <w:rsid w:val="00E57224"/>
    <w:rsid w:val="00E57D71"/>
    <w:rsid w:val="00E57E23"/>
    <w:rsid w:val="00E601C7"/>
    <w:rsid w:val="00E60438"/>
    <w:rsid w:val="00E606E5"/>
    <w:rsid w:val="00E607B4"/>
    <w:rsid w:val="00E61A49"/>
    <w:rsid w:val="00E61C85"/>
    <w:rsid w:val="00E621F9"/>
    <w:rsid w:val="00E629A0"/>
    <w:rsid w:val="00E62ABD"/>
    <w:rsid w:val="00E63426"/>
    <w:rsid w:val="00E63433"/>
    <w:rsid w:val="00E634A8"/>
    <w:rsid w:val="00E634B0"/>
    <w:rsid w:val="00E639DE"/>
    <w:rsid w:val="00E63A56"/>
    <w:rsid w:val="00E63C17"/>
    <w:rsid w:val="00E64040"/>
    <w:rsid w:val="00E64105"/>
    <w:rsid w:val="00E64679"/>
    <w:rsid w:val="00E649B0"/>
    <w:rsid w:val="00E650C0"/>
    <w:rsid w:val="00E65224"/>
    <w:rsid w:val="00E65287"/>
    <w:rsid w:val="00E656CF"/>
    <w:rsid w:val="00E65C06"/>
    <w:rsid w:val="00E65C58"/>
    <w:rsid w:val="00E66211"/>
    <w:rsid w:val="00E663AB"/>
    <w:rsid w:val="00E664D8"/>
    <w:rsid w:val="00E6679B"/>
    <w:rsid w:val="00E66D81"/>
    <w:rsid w:val="00E6736E"/>
    <w:rsid w:val="00E67826"/>
    <w:rsid w:val="00E67B74"/>
    <w:rsid w:val="00E67D6F"/>
    <w:rsid w:val="00E709CE"/>
    <w:rsid w:val="00E71273"/>
    <w:rsid w:val="00E7172E"/>
    <w:rsid w:val="00E71844"/>
    <w:rsid w:val="00E7189F"/>
    <w:rsid w:val="00E71ED5"/>
    <w:rsid w:val="00E72715"/>
    <w:rsid w:val="00E729A1"/>
    <w:rsid w:val="00E732F4"/>
    <w:rsid w:val="00E73323"/>
    <w:rsid w:val="00E734F7"/>
    <w:rsid w:val="00E73510"/>
    <w:rsid w:val="00E738AA"/>
    <w:rsid w:val="00E73F47"/>
    <w:rsid w:val="00E741BA"/>
    <w:rsid w:val="00E743F6"/>
    <w:rsid w:val="00E74E8F"/>
    <w:rsid w:val="00E7516E"/>
    <w:rsid w:val="00E75433"/>
    <w:rsid w:val="00E757D5"/>
    <w:rsid w:val="00E763AB"/>
    <w:rsid w:val="00E7675C"/>
    <w:rsid w:val="00E769D4"/>
    <w:rsid w:val="00E76A86"/>
    <w:rsid w:val="00E76B09"/>
    <w:rsid w:val="00E77D47"/>
    <w:rsid w:val="00E77F0A"/>
    <w:rsid w:val="00E801DC"/>
    <w:rsid w:val="00E803F9"/>
    <w:rsid w:val="00E810FD"/>
    <w:rsid w:val="00E813D5"/>
    <w:rsid w:val="00E813F5"/>
    <w:rsid w:val="00E8165A"/>
    <w:rsid w:val="00E81752"/>
    <w:rsid w:val="00E8186B"/>
    <w:rsid w:val="00E8196B"/>
    <w:rsid w:val="00E81AAD"/>
    <w:rsid w:val="00E81B32"/>
    <w:rsid w:val="00E81F89"/>
    <w:rsid w:val="00E822A3"/>
    <w:rsid w:val="00E823EF"/>
    <w:rsid w:val="00E825CF"/>
    <w:rsid w:val="00E8267C"/>
    <w:rsid w:val="00E8282E"/>
    <w:rsid w:val="00E82A28"/>
    <w:rsid w:val="00E82A9E"/>
    <w:rsid w:val="00E82DDF"/>
    <w:rsid w:val="00E83129"/>
    <w:rsid w:val="00E832A5"/>
    <w:rsid w:val="00E839E6"/>
    <w:rsid w:val="00E842BB"/>
    <w:rsid w:val="00E843D8"/>
    <w:rsid w:val="00E84C17"/>
    <w:rsid w:val="00E84E5C"/>
    <w:rsid w:val="00E85359"/>
    <w:rsid w:val="00E855D3"/>
    <w:rsid w:val="00E85CD0"/>
    <w:rsid w:val="00E85CDF"/>
    <w:rsid w:val="00E85CF6"/>
    <w:rsid w:val="00E8616D"/>
    <w:rsid w:val="00E8616F"/>
    <w:rsid w:val="00E866E5"/>
    <w:rsid w:val="00E86983"/>
    <w:rsid w:val="00E86F49"/>
    <w:rsid w:val="00E876B1"/>
    <w:rsid w:val="00E87EA1"/>
    <w:rsid w:val="00E87F2C"/>
    <w:rsid w:val="00E87F81"/>
    <w:rsid w:val="00E9001B"/>
    <w:rsid w:val="00E905B9"/>
    <w:rsid w:val="00E9079E"/>
    <w:rsid w:val="00E908EF"/>
    <w:rsid w:val="00E90C62"/>
    <w:rsid w:val="00E90ECD"/>
    <w:rsid w:val="00E90EF8"/>
    <w:rsid w:val="00E9135E"/>
    <w:rsid w:val="00E91380"/>
    <w:rsid w:val="00E91641"/>
    <w:rsid w:val="00E91CD2"/>
    <w:rsid w:val="00E92577"/>
    <w:rsid w:val="00E92D34"/>
    <w:rsid w:val="00E9307C"/>
    <w:rsid w:val="00E9335A"/>
    <w:rsid w:val="00E939FB"/>
    <w:rsid w:val="00E9418C"/>
    <w:rsid w:val="00E94254"/>
    <w:rsid w:val="00E9456D"/>
    <w:rsid w:val="00E94BFB"/>
    <w:rsid w:val="00E94CF7"/>
    <w:rsid w:val="00E955EB"/>
    <w:rsid w:val="00E960B1"/>
    <w:rsid w:val="00E96547"/>
    <w:rsid w:val="00E96746"/>
    <w:rsid w:val="00E9684D"/>
    <w:rsid w:val="00E96AE0"/>
    <w:rsid w:val="00E96BEF"/>
    <w:rsid w:val="00E970C3"/>
    <w:rsid w:val="00E97255"/>
    <w:rsid w:val="00E9770F"/>
    <w:rsid w:val="00E97A87"/>
    <w:rsid w:val="00E97BF4"/>
    <w:rsid w:val="00E97F0D"/>
    <w:rsid w:val="00EA0348"/>
    <w:rsid w:val="00EA04A5"/>
    <w:rsid w:val="00EA0924"/>
    <w:rsid w:val="00EA0DCD"/>
    <w:rsid w:val="00EA12C5"/>
    <w:rsid w:val="00EA169D"/>
    <w:rsid w:val="00EA1D7C"/>
    <w:rsid w:val="00EA21D9"/>
    <w:rsid w:val="00EA2A34"/>
    <w:rsid w:val="00EA2A3A"/>
    <w:rsid w:val="00EA3227"/>
    <w:rsid w:val="00EA3D72"/>
    <w:rsid w:val="00EA3FE6"/>
    <w:rsid w:val="00EA497C"/>
    <w:rsid w:val="00EA51E7"/>
    <w:rsid w:val="00EA59C6"/>
    <w:rsid w:val="00EA5CBF"/>
    <w:rsid w:val="00EA5EEC"/>
    <w:rsid w:val="00EA61AA"/>
    <w:rsid w:val="00EA62EC"/>
    <w:rsid w:val="00EA63E1"/>
    <w:rsid w:val="00EA63F2"/>
    <w:rsid w:val="00EA6460"/>
    <w:rsid w:val="00EA65FA"/>
    <w:rsid w:val="00EA6979"/>
    <w:rsid w:val="00EA6D3D"/>
    <w:rsid w:val="00EA6D71"/>
    <w:rsid w:val="00EA6D92"/>
    <w:rsid w:val="00EA6FB6"/>
    <w:rsid w:val="00EA7157"/>
    <w:rsid w:val="00EA7A4F"/>
    <w:rsid w:val="00EB044C"/>
    <w:rsid w:val="00EB0D36"/>
    <w:rsid w:val="00EB0E0A"/>
    <w:rsid w:val="00EB11D1"/>
    <w:rsid w:val="00EB1887"/>
    <w:rsid w:val="00EB1972"/>
    <w:rsid w:val="00EB22E0"/>
    <w:rsid w:val="00EB2777"/>
    <w:rsid w:val="00EB29D4"/>
    <w:rsid w:val="00EB2B99"/>
    <w:rsid w:val="00EB2C71"/>
    <w:rsid w:val="00EB2F92"/>
    <w:rsid w:val="00EB3272"/>
    <w:rsid w:val="00EB3523"/>
    <w:rsid w:val="00EB3E05"/>
    <w:rsid w:val="00EB4701"/>
    <w:rsid w:val="00EB4A3F"/>
    <w:rsid w:val="00EB4E8B"/>
    <w:rsid w:val="00EB512F"/>
    <w:rsid w:val="00EB55F7"/>
    <w:rsid w:val="00EB5C79"/>
    <w:rsid w:val="00EB6C0D"/>
    <w:rsid w:val="00EC0247"/>
    <w:rsid w:val="00EC084A"/>
    <w:rsid w:val="00EC0B05"/>
    <w:rsid w:val="00EC0EE0"/>
    <w:rsid w:val="00EC16F7"/>
    <w:rsid w:val="00EC19CC"/>
    <w:rsid w:val="00EC219D"/>
    <w:rsid w:val="00EC27A1"/>
    <w:rsid w:val="00EC2D92"/>
    <w:rsid w:val="00EC2E17"/>
    <w:rsid w:val="00EC3942"/>
    <w:rsid w:val="00EC3D20"/>
    <w:rsid w:val="00EC413C"/>
    <w:rsid w:val="00EC45BE"/>
    <w:rsid w:val="00EC45DB"/>
    <w:rsid w:val="00EC4E4A"/>
    <w:rsid w:val="00EC4FCD"/>
    <w:rsid w:val="00EC537D"/>
    <w:rsid w:val="00EC572A"/>
    <w:rsid w:val="00EC5FA3"/>
    <w:rsid w:val="00EC651F"/>
    <w:rsid w:val="00EC65A8"/>
    <w:rsid w:val="00EC65D1"/>
    <w:rsid w:val="00EC6F65"/>
    <w:rsid w:val="00EC700E"/>
    <w:rsid w:val="00EC74D8"/>
    <w:rsid w:val="00EC7838"/>
    <w:rsid w:val="00ED0686"/>
    <w:rsid w:val="00ED0862"/>
    <w:rsid w:val="00ED096F"/>
    <w:rsid w:val="00ED0F24"/>
    <w:rsid w:val="00ED1ED4"/>
    <w:rsid w:val="00ED1F21"/>
    <w:rsid w:val="00ED2414"/>
    <w:rsid w:val="00ED2754"/>
    <w:rsid w:val="00ED2F04"/>
    <w:rsid w:val="00ED33F2"/>
    <w:rsid w:val="00ED3C7D"/>
    <w:rsid w:val="00ED3DB1"/>
    <w:rsid w:val="00ED3F26"/>
    <w:rsid w:val="00ED3F95"/>
    <w:rsid w:val="00ED3FA4"/>
    <w:rsid w:val="00ED40FF"/>
    <w:rsid w:val="00ED4514"/>
    <w:rsid w:val="00ED5034"/>
    <w:rsid w:val="00ED5A0D"/>
    <w:rsid w:val="00ED5C52"/>
    <w:rsid w:val="00ED61D5"/>
    <w:rsid w:val="00ED6689"/>
    <w:rsid w:val="00ED66BC"/>
    <w:rsid w:val="00ED720E"/>
    <w:rsid w:val="00ED723E"/>
    <w:rsid w:val="00ED7547"/>
    <w:rsid w:val="00EE0393"/>
    <w:rsid w:val="00EE0AC0"/>
    <w:rsid w:val="00EE0F29"/>
    <w:rsid w:val="00EE0FA5"/>
    <w:rsid w:val="00EE1185"/>
    <w:rsid w:val="00EE1636"/>
    <w:rsid w:val="00EE1DB0"/>
    <w:rsid w:val="00EE213B"/>
    <w:rsid w:val="00EE23DE"/>
    <w:rsid w:val="00EE25C9"/>
    <w:rsid w:val="00EE28E0"/>
    <w:rsid w:val="00EE2CB2"/>
    <w:rsid w:val="00EE329D"/>
    <w:rsid w:val="00EE333E"/>
    <w:rsid w:val="00EE3495"/>
    <w:rsid w:val="00EE3823"/>
    <w:rsid w:val="00EE3CE0"/>
    <w:rsid w:val="00EE40A9"/>
    <w:rsid w:val="00EE46DC"/>
    <w:rsid w:val="00EE473F"/>
    <w:rsid w:val="00EE5856"/>
    <w:rsid w:val="00EE58B3"/>
    <w:rsid w:val="00EE5BC0"/>
    <w:rsid w:val="00EE647D"/>
    <w:rsid w:val="00EE68A8"/>
    <w:rsid w:val="00EE7197"/>
    <w:rsid w:val="00EE7C2F"/>
    <w:rsid w:val="00EE7F98"/>
    <w:rsid w:val="00EF1044"/>
    <w:rsid w:val="00EF13EF"/>
    <w:rsid w:val="00EF14AB"/>
    <w:rsid w:val="00EF1609"/>
    <w:rsid w:val="00EF1623"/>
    <w:rsid w:val="00EF1A71"/>
    <w:rsid w:val="00EF1AD0"/>
    <w:rsid w:val="00EF1CCF"/>
    <w:rsid w:val="00EF1D04"/>
    <w:rsid w:val="00EF2641"/>
    <w:rsid w:val="00EF2BEF"/>
    <w:rsid w:val="00EF2D06"/>
    <w:rsid w:val="00EF32FF"/>
    <w:rsid w:val="00EF332E"/>
    <w:rsid w:val="00EF35DA"/>
    <w:rsid w:val="00EF3B9D"/>
    <w:rsid w:val="00EF3E6B"/>
    <w:rsid w:val="00EF40DC"/>
    <w:rsid w:val="00EF41C9"/>
    <w:rsid w:val="00EF4351"/>
    <w:rsid w:val="00EF4AEE"/>
    <w:rsid w:val="00EF5447"/>
    <w:rsid w:val="00EF59B7"/>
    <w:rsid w:val="00EF5F08"/>
    <w:rsid w:val="00EF62BC"/>
    <w:rsid w:val="00EF65D8"/>
    <w:rsid w:val="00EF66D0"/>
    <w:rsid w:val="00EF6A6C"/>
    <w:rsid w:val="00EF6B4A"/>
    <w:rsid w:val="00EF6BB6"/>
    <w:rsid w:val="00EF6C90"/>
    <w:rsid w:val="00EF6EE3"/>
    <w:rsid w:val="00EF748E"/>
    <w:rsid w:val="00EF75D2"/>
    <w:rsid w:val="00EF7920"/>
    <w:rsid w:val="00EF7E2A"/>
    <w:rsid w:val="00EF7EB4"/>
    <w:rsid w:val="00EF7F18"/>
    <w:rsid w:val="00F000A5"/>
    <w:rsid w:val="00F006E8"/>
    <w:rsid w:val="00F00A28"/>
    <w:rsid w:val="00F00AA9"/>
    <w:rsid w:val="00F00E13"/>
    <w:rsid w:val="00F01FB2"/>
    <w:rsid w:val="00F022B8"/>
    <w:rsid w:val="00F02805"/>
    <w:rsid w:val="00F02EF2"/>
    <w:rsid w:val="00F02F47"/>
    <w:rsid w:val="00F03041"/>
    <w:rsid w:val="00F0367F"/>
    <w:rsid w:val="00F037BA"/>
    <w:rsid w:val="00F044CE"/>
    <w:rsid w:val="00F0475A"/>
    <w:rsid w:val="00F04872"/>
    <w:rsid w:val="00F0505B"/>
    <w:rsid w:val="00F0549D"/>
    <w:rsid w:val="00F0553A"/>
    <w:rsid w:val="00F05574"/>
    <w:rsid w:val="00F05658"/>
    <w:rsid w:val="00F05749"/>
    <w:rsid w:val="00F05F02"/>
    <w:rsid w:val="00F06348"/>
    <w:rsid w:val="00F0641F"/>
    <w:rsid w:val="00F06790"/>
    <w:rsid w:val="00F067DC"/>
    <w:rsid w:val="00F06C7D"/>
    <w:rsid w:val="00F072B4"/>
    <w:rsid w:val="00F07C24"/>
    <w:rsid w:val="00F1001E"/>
    <w:rsid w:val="00F10D09"/>
    <w:rsid w:val="00F1134C"/>
    <w:rsid w:val="00F113EC"/>
    <w:rsid w:val="00F1153B"/>
    <w:rsid w:val="00F11877"/>
    <w:rsid w:val="00F11BBD"/>
    <w:rsid w:val="00F11CAE"/>
    <w:rsid w:val="00F11E88"/>
    <w:rsid w:val="00F12113"/>
    <w:rsid w:val="00F12707"/>
    <w:rsid w:val="00F1276E"/>
    <w:rsid w:val="00F12D2A"/>
    <w:rsid w:val="00F12E4F"/>
    <w:rsid w:val="00F13162"/>
    <w:rsid w:val="00F13440"/>
    <w:rsid w:val="00F13787"/>
    <w:rsid w:val="00F1384B"/>
    <w:rsid w:val="00F139BA"/>
    <w:rsid w:val="00F13DB3"/>
    <w:rsid w:val="00F13F7C"/>
    <w:rsid w:val="00F14145"/>
    <w:rsid w:val="00F147DA"/>
    <w:rsid w:val="00F14953"/>
    <w:rsid w:val="00F14CB7"/>
    <w:rsid w:val="00F14E42"/>
    <w:rsid w:val="00F151A8"/>
    <w:rsid w:val="00F1549D"/>
    <w:rsid w:val="00F1571F"/>
    <w:rsid w:val="00F15851"/>
    <w:rsid w:val="00F1612C"/>
    <w:rsid w:val="00F16537"/>
    <w:rsid w:val="00F16539"/>
    <w:rsid w:val="00F16701"/>
    <w:rsid w:val="00F16854"/>
    <w:rsid w:val="00F16CAE"/>
    <w:rsid w:val="00F16CCD"/>
    <w:rsid w:val="00F17209"/>
    <w:rsid w:val="00F17584"/>
    <w:rsid w:val="00F175D2"/>
    <w:rsid w:val="00F17681"/>
    <w:rsid w:val="00F177F2"/>
    <w:rsid w:val="00F1789F"/>
    <w:rsid w:val="00F17C42"/>
    <w:rsid w:val="00F17C69"/>
    <w:rsid w:val="00F17CAC"/>
    <w:rsid w:val="00F206FC"/>
    <w:rsid w:val="00F20D58"/>
    <w:rsid w:val="00F2110B"/>
    <w:rsid w:val="00F21172"/>
    <w:rsid w:val="00F2124B"/>
    <w:rsid w:val="00F21BFF"/>
    <w:rsid w:val="00F21CC2"/>
    <w:rsid w:val="00F22034"/>
    <w:rsid w:val="00F22C10"/>
    <w:rsid w:val="00F23413"/>
    <w:rsid w:val="00F23584"/>
    <w:rsid w:val="00F23AE4"/>
    <w:rsid w:val="00F23BE9"/>
    <w:rsid w:val="00F23CB6"/>
    <w:rsid w:val="00F23D1D"/>
    <w:rsid w:val="00F23D83"/>
    <w:rsid w:val="00F248F5"/>
    <w:rsid w:val="00F253FB"/>
    <w:rsid w:val="00F257FF"/>
    <w:rsid w:val="00F2588D"/>
    <w:rsid w:val="00F258D3"/>
    <w:rsid w:val="00F25C09"/>
    <w:rsid w:val="00F25FA6"/>
    <w:rsid w:val="00F26A87"/>
    <w:rsid w:val="00F30406"/>
    <w:rsid w:val="00F30844"/>
    <w:rsid w:val="00F30BC2"/>
    <w:rsid w:val="00F30DCB"/>
    <w:rsid w:val="00F30F87"/>
    <w:rsid w:val="00F310CE"/>
    <w:rsid w:val="00F3129A"/>
    <w:rsid w:val="00F313D2"/>
    <w:rsid w:val="00F31844"/>
    <w:rsid w:val="00F31AC3"/>
    <w:rsid w:val="00F3250C"/>
    <w:rsid w:val="00F3275A"/>
    <w:rsid w:val="00F32874"/>
    <w:rsid w:val="00F34183"/>
    <w:rsid w:val="00F34BBC"/>
    <w:rsid w:val="00F34D16"/>
    <w:rsid w:val="00F34DB6"/>
    <w:rsid w:val="00F35182"/>
    <w:rsid w:val="00F35918"/>
    <w:rsid w:val="00F36480"/>
    <w:rsid w:val="00F36BA7"/>
    <w:rsid w:val="00F3771D"/>
    <w:rsid w:val="00F37741"/>
    <w:rsid w:val="00F37C52"/>
    <w:rsid w:val="00F403CB"/>
    <w:rsid w:val="00F4087E"/>
    <w:rsid w:val="00F40B63"/>
    <w:rsid w:val="00F40F7D"/>
    <w:rsid w:val="00F41D0A"/>
    <w:rsid w:val="00F427FD"/>
    <w:rsid w:val="00F43128"/>
    <w:rsid w:val="00F431E1"/>
    <w:rsid w:val="00F432BF"/>
    <w:rsid w:val="00F43473"/>
    <w:rsid w:val="00F43549"/>
    <w:rsid w:val="00F43739"/>
    <w:rsid w:val="00F441E0"/>
    <w:rsid w:val="00F443CB"/>
    <w:rsid w:val="00F44EE6"/>
    <w:rsid w:val="00F452A6"/>
    <w:rsid w:val="00F46340"/>
    <w:rsid w:val="00F46C81"/>
    <w:rsid w:val="00F46D78"/>
    <w:rsid w:val="00F46E75"/>
    <w:rsid w:val="00F47271"/>
    <w:rsid w:val="00F478D0"/>
    <w:rsid w:val="00F478DB"/>
    <w:rsid w:val="00F47DC6"/>
    <w:rsid w:val="00F47F9D"/>
    <w:rsid w:val="00F50583"/>
    <w:rsid w:val="00F509F0"/>
    <w:rsid w:val="00F50B7E"/>
    <w:rsid w:val="00F50CD0"/>
    <w:rsid w:val="00F51376"/>
    <w:rsid w:val="00F514C2"/>
    <w:rsid w:val="00F51750"/>
    <w:rsid w:val="00F517A3"/>
    <w:rsid w:val="00F51A12"/>
    <w:rsid w:val="00F51AB9"/>
    <w:rsid w:val="00F51B4B"/>
    <w:rsid w:val="00F51C0F"/>
    <w:rsid w:val="00F51C96"/>
    <w:rsid w:val="00F525C3"/>
    <w:rsid w:val="00F52617"/>
    <w:rsid w:val="00F52877"/>
    <w:rsid w:val="00F52DD6"/>
    <w:rsid w:val="00F53282"/>
    <w:rsid w:val="00F5350D"/>
    <w:rsid w:val="00F53B57"/>
    <w:rsid w:val="00F53C99"/>
    <w:rsid w:val="00F53D31"/>
    <w:rsid w:val="00F54275"/>
    <w:rsid w:val="00F54345"/>
    <w:rsid w:val="00F5477C"/>
    <w:rsid w:val="00F55B5F"/>
    <w:rsid w:val="00F55FD9"/>
    <w:rsid w:val="00F562F1"/>
    <w:rsid w:val="00F5671A"/>
    <w:rsid w:val="00F57042"/>
    <w:rsid w:val="00F57078"/>
    <w:rsid w:val="00F57459"/>
    <w:rsid w:val="00F574A6"/>
    <w:rsid w:val="00F6006B"/>
    <w:rsid w:val="00F602A2"/>
    <w:rsid w:val="00F60BDB"/>
    <w:rsid w:val="00F60C33"/>
    <w:rsid w:val="00F60C99"/>
    <w:rsid w:val="00F6103C"/>
    <w:rsid w:val="00F6138F"/>
    <w:rsid w:val="00F61519"/>
    <w:rsid w:val="00F61A93"/>
    <w:rsid w:val="00F61FFC"/>
    <w:rsid w:val="00F62318"/>
    <w:rsid w:val="00F62763"/>
    <w:rsid w:val="00F627D4"/>
    <w:rsid w:val="00F62B30"/>
    <w:rsid w:val="00F63013"/>
    <w:rsid w:val="00F63BD3"/>
    <w:rsid w:val="00F641B5"/>
    <w:rsid w:val="00F64353"/>
    <w:rsid w:val="00F64824"/>
    <w:rsid w:val="00F6483A"/>
    <w:rsid w:val="00F64AE1"/>
    <w:rsid w:val="00F64B80"/>
    <w:rsid w:val="00F654B0"/>
    <w:rsid w:val="00F65860"/>
    <w:rsid w:val="00F65A6F"/>
    <w:rsid w:val="00F65F27"/>
    <w:rsid w:val="00F66C2E"/>
    <w:rsid w:val="00F66D86"/>
    <w:rsid w:val="00F66E89"/>
    <w:rsid w:val="00F67F4E"/>
    <w:rsid w:val="00F7037D"/>
    <w:rsid w:val="00F70426"/>
    <w:rsid w:val="00F70470"/>
    <w:rsid w:val="00F70665"/>
    <w:rsid w:val="00F70A11"/>
    <w:rsid w:val="00F70EB8"/>
    <w:rsid w:val="00F711AA"/>
    <w:rsid w:val="00F716C1"/>
    <w:rsid w:val="00F71712"/>
    <w:rsid w:val="00F71CDC"/>
    <w:rsid w:val="00F71D7E"/>
    <w:rsid w:val="00F71E57"/>
    <w:rsid w:val="00F72355"/>
    <w:rsid w:val="00F726A4"/>
    <w:rsid w:val="00F72B13"/>
    <w:rsid w:val="00F73825"/>
    <w:rsid w:val="00F73C3A"/>
    <w:rsid w:val="00F74367"/>
    <w:rsid w:val="00F74401"/>
    <w:rsid w:val="00F744BA"/>
    <w:rsid w:val="00F7491B"/>
    <w:rsid w:val="00F74B31"/>
    <w:rsid w:val="00F75078"/>
    <w:rsid w:val="00F7516E"/>
    <w:rsid w:val="00F75F44"/>
    <w:rsid w:val="00F770FF"/>
    <w:rsid w:val="00F771BB"/>
    <w:rsid w:val="00F77415"/>
    <w:rsid w:val="00F77B06"/>
    <w:rsid w:val="00F77BBA"/>
    <w:rsid w:val="00F8184C"/>
    <w:rsid w:val="00F81D68"/>
    <w:rsid w:val="00F81F1B"/>
    <w:rsid w:val="00F8212D"/>
    <w:rsid w:val="00F82B8F"/>
    <w:rsid w:val="00F82C7D"/>
    <w:rsid w:val="00F82F7D"/>
    <w:rsid w:val="00F83292"/>
    <w:rsid w:val="00F83C1F"/>
    <w:rsid w:val="00F84A42"/>
    <w:rsid w:val="00F853A3"/>
    <w:rsid w:val="00F8562A"/>
    <w:rsid w:val="00F85B2D"/>
    <w:rsid w:val="00F86AF3"/>
    <w:rsid w:val="00F87301"/>
    <w:rsid w:val="00F87714"/>
    <w:rsid w:val="00F878D4"/>
    <w:rsid w:val="00F87A14"/>
    <w:rsid w:val="00F87C32"/>
    <w:rsid w:val="00F909DE"/>
    <w:rsid w:val="00F90CB0"/>
    <w:rsid w:val="00F90FA9"/>
    <w:rsid w:val="00F91625"/>
    <w:rsid w:val="00F917F5"/>
    <w:rsid w:val="00F91B73"/>
    <w:rsid w:val="00F91C41"/>
    <w:rsid w:val="00F91D6E"/>
    <w:rsid w:val="00F92886"/>
    <w:rsid w:val="00F92F8B"/>
    <w:rsid w:val="00F930D8"/>
    <w:rsid w:val="00F9390D"/>
    <w:rsid w:val="00F939D4"/>
    <w:rsid w:val="00F93A08"/>
    <w:rsid w:val="00F93D09"/>
    <w:rsid w:val="00F93D6A"/>
    <w:rsid w:val="00F943B0"/>
    <w:rsid w:val="00F94F66"/>
    <w:rsid w:val="00F951FA"/>
    <w:rsid w:val="00F95648"/>
    <w:rsid w:val="00F9581C"/>
    <w:rsid w:val="00F95D45"/>
    <w:rsid w:val="00F967CF"/>
    <w:rsid w:val="00F96D51"/>
    <w:rsid w:val="00F97115"/>
    <w:rsid w:val="00F97387"/>
    <w:rsid w:val="00F97A9E"/>
    <w:rsid w:val="00F97AF1"/>
    <w:rsid w:val="00F97D99"/>
    <w:rsid w:val="00FA031B"/>
    <w:rsid w:val="00FA076B"/>
    <w:rsid w:val="00FA1452"/>
    <w:rsid w:val="00FA227B"/>
    <w:rsid w:val="00FA2813"/>
    <w:rsid w:val="00FA34FB"/>
    <w:rsid w:val="00FA388F"/>
    <w:rsid w:val="00FA3917"/>
    <w:rsid w:val="00FA443B"/>
    <w:rsid w:val="00FA5632"/>
    <w:rsid w:val="00FA5694"/>
    <w:rsid w:val="00FA5BEC"/>
    <w:rsid w:val="00FA5D3D"/>
    <w:rsid w:val="00FA630E"/>
    <w:rsid w:val="00FA6B59"/>
    <w:rsid w:val="00FA6BEE"/>
    <w:rsid w:val="00FA729A"/>
    <w:rsid w:val="00FA72EB"/>
    <w:rsid w:val="00FB002D"/>
    <w:rsid w:val="00FB0219"/>
    <w:rsid w:val="00FB06A9"/>
    <w:rsid w:val="00FB10BD"/>
    <w:rsid w:val="00FB10C3"/>
    <w:rsid w:val="00FB1776"/>
    <w:rsid w:val="00FB1C8E"/>
    <w:rsid w:val="00FB2505"/>
    <w:rsid w:val="00FB25F4"/>
    <w:rsid w:val="00FB290C"/>
    <w:rsid w:val="00FB2A2B"/>
    <w:rsid w:val="00FB3769"/>
    <w:rsid w:val="00FB3DDB"/>
    <w:rsid w:val="00FB3FB7"/>
    <w:rsid w:val="00FB5591"/>
    <w:rsid w:val="00FB602E"/>
    <w:rsid w:val="00FB654B"/>
    <w:rsid w:val="00FB66D7"/>
    <w:rsid w:val="00FB6E3B"/>
    <w:rsid w:val="00FB7001"/>
    <w:rsid w:val="00FB7568"/>
    <w:rsid w:val="00FC01D3"/>
    <w:rsid w:val="00FC0250"/>
    <w:rsid w:val="00FC03C4"/>
    <w:rsid w:val="00FC04E0"/>
    <w:rsid w:val="00FC0762"/>
    <w:rsid w:val="00FC081C"/>
    <w:rsid w:val="00FC08E1"/>
    <w:rsid w:val="00FC152B"/>
    <w:rsid w:val="00FC1C33"/>
    <w:rsid w:val="00FC1C84"/>
    <w:rsid w:val="00FC20B8"/>
    <w:rsid w:val="00FC262B"/>
    <w:rsid w:val="00FC28EC"/>
    <w:rsid w:val="00FC2B4A"/>
    <w:rsid w:val="00FC349D"/>
    <w:rsid w:val="00FC381E"/>
    <w:rsid w:val="00FC4293"/>
    <w:rsid w:val="00FC505A"/>
    <w:rsid w:val="00FC5A8C"/>
    <w:rsid w:val="00FC5B62"/>
    <w:rsid w:val="00FC5DB2"/>
    <w:rsid w:val="00FC6112"/>
    <w:rsid w:val="00FC633E"/>
    <w:rsid w:val="00FC6442"/>
    <w:rsid w:val="00FC664C"/>
    <w:rsid w:val="00FC66F7"/>
    <w:rsid w:val="00FC7082"/>
    <w:rsid w:val="00FC7938"/>
    <w:rsid w:val="00FD0055"/>
    <w:rsid w:val="00FD07BA"/>
    <w:rsid w:val="00FD114F"/>
    <w:rsid w:val="00FD122A"/>
    <w:rsid w:val="00FD1569"/>
    <w:rsid w:val="00FD1628"/>
    <w:rsid w:val="00FD2611"/>
    <w:rsid w:val="00FD2B67"/>
    <w:rsid w:val="00FD2C95"/>
    <w:rsid w:val="00FD2DF8"/>
    <w:rsid w:val="00FD31DA"/>
    <w:rsid w:val="00FD3303"/>
    <w:rsid w:val="00FD38CC"/>
    <w:rsid w:val="00FD3FB6"/>
    <w:rsid w:val="00FD41CE"/>
    <w:rsid w:val="00FD5663"/>
    <w:rsid w:val="00FD56E1"/>
    <w:rsid w:val="00FD5703"/>
    <w:rsid w:val="00FD5920"/>
    <w:rsid w:val="00FD5AAE"/>
    <w:rsid w:val="00FD62FE"/>
    <w:rsid w:val="00FD7A09"/>
    <w:rsid w:val="00FE0212"/>
    <w:rsid w:val="00FE0369"/>
    <w:rsid w:val="00FE0559"/>
    <w:rsid w:val="00FE05AF"/>
    <w:rsid w:val="00FE0748"/>
    <w:rsid w:val="00FE0AA9"/>
    <w:rsid w:val="00FE0B13"/>
    <w:rsid w:val="00FE0FEB"/>
    <w:rsid w:val="00FE15CD"/>
    <w:rsid w:val="00FE1760"/>
    <w:rsid w:val="00FE192D"/>
    <w:rsid w:val="00FE1B98"/>
    <w:rsid w:val="00FE1C95"/>
    <w:rsid w:val="00FE206B"/>
    <w:rsid w:val="00FE22EE"/>
    <w:rsid w:val="00FE23E0"/>
    <w:rsid w:val="00FE254A"/>
    <w:rsid w:val="00FE276A"/>
    <w:rsid w:val="00FE2D02"/>
    <w:rsid w:val="00FE34AE"/>
    <w:rsid w:val="00FE352A"/>
    <w:rsid w:val="00FE3549"/>
    <w:rsid w:val="00FE3C5D"/>
    <w:rsid w:val="00FE4530"/>
    <w:rsid w:val="00FE4E73"/>
    <w:rsid w:val="00FE57B9"/>
    <w:rsid w:val="00FE5E16"/>
    <w:rsid w:val="00FE644E"/>
    <w:rsid w:val="00FE671C"/>
    <w:rsid w:val="00FE679E"/>
    <w:rsid w:val="00FE690A"/>
    <w:rsid w:val="00FE6A4F"/>
    <w:rsid w:val="00FE6DB6"/>
    <w:rsid w:val="00FE75C4"/>
    <w:rsid w:val="00FE7634"/>
    <w:rsid w:val="00FE7800"/>
    <w:rsid w:val="00FE7976"/>
    <w:rsid w:val="00FE7CB9"/>
    <w:rsid w:val="00FE7E86"/>
    <w:rsid w:val="00FF0244"/>
    <w:rsid w:val="00FF0CD1"/>
    <w:rsid w:val="00FF0F1F"/>
    <w:rsid w:val="00FF0F32"/>
    <w:rsid w:val="00FF110C"/>
    <w:rsid w:val="00FF136A"/>
    <w:rsid w:val="00FF22DE"/>
    <w:rsid w:val="00FF296C"/>
    <w:rsid w:val="00FF3125"/>
    <w:rsid w:val="00FF3602"/>
    <w:rsid w:val="00FF36FA"/>
    <w:rsid w:val="00FF3ED4"/>
    <w:rsid w:val="00FF3FF2"/>
    <w:rsid w:val="00FF42DF"/>
    <w:rsid w:val="00FF466B"/>
    <w:rsid w:val="00FF492D"/>
    <w:rsid w:val="00FF4F87"/>
    <w:rsid w:val="00FF51B4"/>
    <w:rsid w:val="00FF52AB"/>
    <w:rsid w:val="00FF5369"/>
    <w:rsid w:val="00FF55C7"/>
    <w:rsid w:val="00FF574D"/>
    <w:rsid w:val="00FF598F"/>
    <w:rsid w:val="00FF63C4"/>
    <w:rsid w:val="00FF6F3A"/>
    <w:rsid w:val="00FF7159"/>
    <w:rsid w:val="00FF7335"/>
    <w:rsid w:val="00FF76A6"/>
    <w:rsid w:val="00FF7EEB"/>
    <w:rsid w:val="00FF7F08"/>
    <w:rsid w:val="01687082"/>
    <w:rsid w:val="01AD083A"/>
    <w:rsid w:val="02400562"/>
    <w:rsid w:val="02C63DE3"/>
    <w:rsid w:val="03B9D5E0"/>
    <w:rsid w:val="03CE6E6E"/>
    <w:rsid w:val="03E2BF71"/>
    <w:rsid w:val="041EA61F"/>
    <w:rsid w:val="04596D9B"/>
    <w:rsid w:val="0540CF2B"/>
    <w:rsid w:val="0544450D"/>
    <w:rsid w:val="05708F51"/>
    <w:rsid w:val="0579771E"/>
    <w:rsid w:val="05890C02"/>
    <w:rsid w:val="05FF3622"/>
    <w:rsid w:val="06578A9B"/>
    <w:rsid w:val="06EB3696"/>
    <w:rsid w:val="0713C5E3"/>
    <w:rsid w:val="0715D465"/>
    <w:rsid w:val="07C82C3E"/>
    <w:rsid w:val="07FEC228"/>
    <w:rsid w:val="0817CF2A"/>
    <w:rsid w:val="08A9FD73"/>
    <w:rsid w:val="08D16CC9"/>
    <w:rsid w:val="095A2599"/>
    <w:rsid w:val="09DCD9B2"/>
    <w:rsid w:val="0A030E06"/>
    <w:rsid w:val="0A12509F"/>
    <w:rsid w:val="0AC9D43B"/>
    <w:rsid w:val="0B9319A1"/>
    <w:rsid w:val="0B9EDE67"/>
    <w:rsid w:val="0C4548EF"/>
    <w:rsid w:val="0C58BC8F"/>
    <w:rsid w:val="0C6EA2AD"/>
    <w:rsid w:val="0C9A1DAB"/>
    <w:rsid w:val="0CD395E6"/>
    <w:rsid w:val="0CFCD07E"/>
    <w:rsid w:val="0D3AAEC8"/>
    <w:rsid w:val="0D6BED8C"/>
    <w:rsid w:val="0D807F68"/>
    <w:rsid w:val="0DC87846"/>
    <w:rsid w:val="0DF873F6"/>
    <w:rsid w:val="0DFC08A2"/>
    <w:rsid w:val="0E158E88"/>
    <w:rsid w:val="0E6B141D"/>
    <w:rsid w:val="0E91ECE1"/>
    <w:rsid w:val="0EB04AD5"/>
    <w:rsid w:val="0EC8C3C7"/>
    <w:rsid w:val="0ECABA63"/>
    <w:rsid w:val="0EF412D4"/>
    <w:rsid w:val="0EF92CD8"/>
    <w:rsid w:val="0F126217"/>
    <w:rsid w:val="0F1A2B80"/>
    <w:rsid w:val="0F399D05"/>
    <w:rsid w:val="0FA7F3AC"/>
    <w:rsid w:val="0FE67197"/>
    <w:rsid w:val="1044A5B4"/>
    <w:rsid w:val="113E3FA2"/>
    <w:rsid w:val="12754BB5"/>
    <w:rsid w:val="128326AE"/>
    <w:rsid w:val="12AF5854"/>
    <w:rsid w:val="13226BF9"/>
    <w:rsid w:val="134FD527"/>
    <w:rsid w:val="1391A73F"/>
    <w:rsid w:val="14C43190"/>
    <w:rsid w:val="14EEBA06"/>
    <w:rsid w:val="1561D5A8"/>
    <w:rsid w:val="158FC183"/>
    <w:rsid w:val="15F4F158"/>
    <w:rsid w:val="168A8A67"/>
    <w:rsid w:val="173297D5"/>
    <w:rsid w:val="17B8AA67"/>
    <w:rsid w:val="1821D7CA"/>
    <w:rsid w:val="18D657A0"/>
    <w:rsid w:val="191A1DBB"/>
    <w:rsid w:val="194D25B5"/>
    <w:rsid w:val="197E243B"/>
    <w:rsid w:val="1A5CB91A"/>
    <w:rsid w:val="1AB75B35"/>
    <w:rsid w:val="1AC8627B"/>
    <w:rsid w:val="1ADD66DE"/>
    <w:rsid w:val="1AFE0A1C"/>
    <w:rsid w:val="1B012FFD"/>
    <w:rsid w:val="1BE74F1F"/>
    <w:rsid w:val="1BFF3E02"/>
    <w:rsid w:val="1C0110CA"/>
    <w:rsid w:val="1C312573"/>
    <w:rsid w:val="1C696873"/>
    <w:rsid w:val="1CAC6E01"/>
    <w:rsid w:val="1CD7236C"/>
    <w:rsid w:val="1DB46833"/>
    <w:rsid w:val="1E27EBEB"/>
    <w:rsid w:val="1EA11994"/>
    <w:rsid w:val="2073B740"/>
    <w:rsid w:val="213F0F3D"/>
    <w:rsid w:val="218DDC94"/>
    <w:rsid w:val="21CA39B4"/>
    <w:rsid w:val="21E51229"/>
    <w:rsid w:val="221A090B"/>
    <w:rsid w:val="226213ED"/>
    <w:rsid w:val="22935D05"/>
    <w:rsid w:val="22F5D2CF"/>
    <w:rsid w:val="22F98226"/>
    <w:rsid w:val="2310895C"/>
    <w:rsid w:val="232B2394"/>
    <w:rsid w:val="23410F3F"/>
    <w:rsid w:val="2349456C"/>
    <w:rsid w:val="23690D6F"/>
    <w:rsid w:val="23FB9D45"/>
    <w:rsid w:val="244C105D"/>
    <w:rsid w:val="25976DA6"/>
    <w:rsid w:val="25DF7866"/>
    <w:rsid w:val="277B48C7"/>
    <w:rsid w:val="2786FEBA"/>
    <w:rsid w:val="28397B38"/>
    <w:rsid w:val="283FD891"/>
    <w:rsid w:val="28BB3C11"/>
    <w:rsid w:val="28C55C91"/>
    <w:rsid w:val="28D845E1"/>
    <w:rsid w:val="28F203C2"/>
    <w:rsid w:val="2936EAC9"/>
    <w:rsid w:val="29578ADA"/>
    <w:rsid w:val="298DE921"/>
    <w:rsid w:val="29B7BFC7"/>
    <w:rsid w:val="2A1CFF30"/>
    <w:rsid w:val="2B0E5C79"/>
    <w:rsid w:val="2B697D49"/>
    <w:rsid w:val="2C6C6875"/>
    <w:rsid w:val="2C866A8B"/>
    <w:rsid w:val="2CCF4E0F"/>
    <w:rsid w:val="2CD6FF55"/>
    <w:rsid w:val="2D0CEC5B"/>
    <w:rsid w:val="2D4A4EC9"/>
    <w:rsid w:val="2D549FF2"/>
    <w:rsid w:val="2E2D57D6"/>
    <w:rsid w:val="2E9187B9"/>
    <w:rsid w:val="2EF60941"/>
    <w:rsid w:val="3030BD8A"/>
    <w:rsid w:val="3060104A"/>
    <w:rsid w:val="3191CDFF"/>
    <w:rsid w:val="31C9287B"/>
    <w:rsid w:val="31EF4A94"/>
    <w:rsid w:val="3200ECC0"/>
    <w:rsid w:val="320116C3"/>
    <w:rsid w:val="32E835E0"/>
    <w:rsid w:val="334D907F"/>
    <w:rsid w:val="336DF662"/>
    <w:rsid w:val="339A7809"/>
    <w:rsid w:val="33CCC256"/>
    <w:rsid w:val="33CE66BD"/>
    <w:rsid w:val="33FCDC6E"/>
    <w:rsid w:val="34288E5A"/>
    <w:rsid w:val="3468FBE4"/>
    <w:rsid w:val="351FEBC6"/>
    <w:rsid w:val="35F59C30"/>
    <w:rsid w:val="36546824"/>
    <w:rsid w:val="37995A17"/>
    <w:rsid w:val="380D9519"/>
    <w:rsid w:val="3897A3E3"/>
    <w:rsid w:val="394177B9"/>
    <w:rsid w:val="3988AFE2"/>
    <w:rsid w:val="39EB5707"/>
    <w:rsid w:val="3C2340C4"/>
    <w:rsid w:val="3C568359"/>
    <w:rsid w:val="3C7CD721"/>
    <w:rsid w:val="3D144130"/>
    <w:rsid w:val="3D23BDFA"/>
    <w:rsid w:val="3D612BC6"/>
    <w:rsid w:val="3DE5A165"/>
    <w:rsid w:val="3E7DD1AC"/>
    <w:rsid w:val="3F2FEDCD"/>
    <w:rsid w:val="3F443093"/>
    <w:rsid w:val="3F8B439F"/>
    <w:rsid w:val="3FD81DA6"/>
    <w:rsid w:val="3FE12EB3"/>
    <w:rsid w:val="40258660"/>
    <w:rsid w:val="404C796A"/>
    <w:rsid w:val="4051ED6B"/>
    <w:rsid w:val="41515A8E"/>
    <w:rsid w:val="41CF975C"/>
    <w:rsid w:val="42D812F6"/>
    <w:rsid w:val="438116D2"/>
    <w:rsid w:val="442C4BA8"/>
    <w:rsid w:val="44734998"/>
    <w:rsid w:val="44C4C445"/>
    <w:rsid w:val="4612A82F"/>
    <w:rsid w:val="46890738"/>
    <w:rsid w:val="47322198"/>
    <w:rsid w:val="4782C46A"/>
    <w:rsid w:val="47F4BAA3"/>
    <w:rsid w:val="48BD2071"/>
    <w:rsid w:val="48F7E114"/>
    <w:rsid w:val="4960D513"/>
    <w:rsid w:val="49AAA61B"/>
    <w:rsid w:val="49F05856"/>
    <w:rsid w:val="49F6B5AF"/>
    <w:rsid w:val="4B83428C"/>
    <w:rsid w:val="4BF28B8C"/>
    <w:rsid w:val="4C47A0C4"/>
    <w:rsid w:val="4CA6895E"/>
    <w:rsid w:val="4D66E27E"/>
    <w:rsid w:val="4FA954EF"/>
    <w:rsid w:val="50BABB13"/>
    <w:rsid w:val="50CC7B28"/>
    <w:rsid w:val="52ACC8AE"/>
    <w:rsid w:val="53900960"/>
    <w:rsid w:val="53FD9D71"/>
    <w:rsid w:val="54D3A480"/>
    <w:rsid w:val="54FA010D"/>
    <w:rsid w:val="54FC058E"/>
    <w:rsid w:val="55530D98"/>
    <w:rsid w:val="55DA3DD9"/>
    <w:rsid w:val="55F0E0EA"/>
    <w:rsid w:val="566C1BDD"/>
    <w:rsid w:val="568A5A0C"/>
    <w:rsid w:val="5696BB7F"/>
    <w:rsid w:val="56A1DC09"/>
    <w:rsid w:val="57353E33"/>
    <w:rsid w:val="578CB14B"/>
    <w:rsid w:val="582B36CD"/>
    <w:rsid w:val="58A03C41"/>
    <w:rsid w:val="58ED5D24"/>
    <w:rsid w:val="58FFF0D4"/>
    <w:rsid w:val="595C4066"/>
    <w:rsid w:val="596058C2"/>
    <w:rsid w:val="59824C0F"/>
    <w:rsid w:val="5A466902"/>
    <w:rsid w:val="5AD4516E"/>
    <w:rsid w:val="5B156467"/>
    <w:rsid w:val="5B6487CC"/>
    <w:rsid w:val="5B694291"/>
    <w:rsid w:val="5C0F2991"/>
    <w:rsid w:val="5CB134C8"/>
    <w:rsid w:val="5D5DC8B5"/>
    <w:rsid w:val="5DB0701B"/>
    <w:rsid w:val="5DD27958"/>
    <w:rsid w:val="5E4999F6"/>
    <w:rsid w:val="5E71B9CC"/>
    <w:rsid w:val="5E783A9B"/>
    <w:rsid w:val="5EBD7424"/>
    <w:rsid w:val="5ECD410F"/>
    <w:rsid w:val="5ED83AF3"/>
    <w:rsid w:val="5FAF8202"/>
    <w:rsid w:val="6015B517"/>
    <w:rsid w:val="607B48B0"/>
    <w:rsid w:val="614E0BC2"/>
    <w:rsid w:val="61F5B21E"/>
    <w:rsid w:val="634735B3"/>
    <w:rsid w:val="6355E56F"/>
    <w:rsid w:val="6428927F"/>
    <w:rsid w:val="64BD897E"/>
    <w:rsid w:val="65117C54"/>
    <w:rsid w:val="657FEEAE"/>
    <w:rsid w:val="6599212E"/>
    <w:rsid w:val="662D858A"/>
    <w:rsid w:val="6635D87E"/>
    <w:rsid w:val="666BCE3E"/>
    <w:rsid w:val="67D1C9A7"/>
    <w:rsid w:val="68260EF5"/>
    <w:rsid w:val="682E9D3C"/>
    <w:rsid w:val="683977D7"/>
    <w:rsid w:val="685F8905"/>
    <w:rsid w:val="6943B280"/>
    <w:rsid w:val="6B03A4CB"/>
    <w:rsid w:val="6B2ECD47"/>
    <w:rsid w:val="6BDFCF92"/>
    <w:rsid w:val="6BEAFD73"/>
    <w:rsid w:val="6C0862B2"/>
    <w:rsid w:val="6C5C0572"/>
    <w:rsid w:val="6D62ACAE"/>
    <w:rsid w:val="6DF1168D"/>
    <w:rsid w:val="6EA67FA0"/>
    <w:rsid w:val="6F1466B8"/>
    <w:rsid w:val="6F73C4F8"/>
    <w:rsid w:val="70A84993"/>
    <w:rsid w:val="71069C87"/>
    <w:rsid w:val="712E5C25"/>
    <w:rsid w:val="71B3B67C"/>
    <w:rsid w:val="71B7107B"/>
    <w:rsid w:val="71C56957"/>
    <w:rsid w:val="724309F4"/>
    <w:rsid w:val="7251986B"/>
    <w:rsid w:val="732B2E7B"/>
    <w:rsid w:val="7384FDCA"/>
    <w:rsid w:val="743E273A"/>
    <w:rsid w:val="745F27D2"/>
    <w:rsid w:val="746C2870"/>
    <w:rsid w:val="747CBCCC"/>
    <w:rsid w:val="747F99CF"/>
    <w:rsid w:val="75069943"/>
    <w:rsid w:val="75547C1A"/>
    <w:rsid w:val="7595FD2D"/>
    <w:rsid w:val="75C31F04"/>
    <w:rsid w:val="76B3A0DC"/>
    <w:rsid w:val="76BC9E8C"/>
    <w:rsid w:val="76CECAEA"/>
    <w:rsid w:val="76F395CB"/>
    <w:rsid w:val="771C0AE5"/>
    <w:rsid w:val="771F789D"/>
    <w:rsid w:val="781748DB"/>
    <w:rsid w:val="78903C38"/>
    <w:rsid w:val="78DD1278"/>
    <w:rsid w:val="79AD7E3B"/>
    <w:rsid w:val="79E213EB"/>
    <w:rsid w:val="79E968FE"/>
    <w:rsid w:val="79FC0F97"/>
    <w:rsid w:val="7A3FEF11"/>
    <w:rsid w:val="7ABB2BFD"/>
    <w:rsid w:val="7B2583AE"/>
    <w:rsid w:val="7B42EECC"/>
    <w:rsid w:val="7B85395F"/>
    <w:rsid w:val="7B9E61BC"/>
    <w:rsid w:val="7C1D8962"/>
    <w:rsid w:val="7CBE6DD1"/>
    <w:rsid w:val="7D884487"/>
    <w:rsid w:val="7D9296BC"/>
    <w:rsid w:val="7DB57ECE"/>
    <w:rsid w:val="7DF2CCBF"/>
    <w:rsid w:val="7E8D54B3"/>
    <w:rsid w:val="7EFAFD4A"/>
    <w:rsid w:val="7EFFB80F"/>
    <w:rsid w:val="7F08649F"/>
    <w:rsid w:val="7F19CA7D"/>
    <w:rsid w:val="7F885C74"/>
    <w:rsid w:val="7F88AF3F"/>
    <w:rsid w:val="7FFC37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32B43D"/>
  <w15:docId w15:val="{58EF220D-2559-4B30-BA79-00D31D35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AF6"/>
    <w:pPr>
      <w:spacing w:after="120"/>
    </w:pPr>
    <w:rPr>
      <w:rFonts w:asciiTheme="minorHAnsi" w:hAnsiTheme="minorHAnsi"/>
      <w:lang w:val="en-GB"/>
    </w:rPr>
  </w:style>
  <w:style w:type="paragraph" w:styleId="Heading1">
    <w:name w:val="heading 1"/>
    <w:aliases w:val="H1,SQS_Heading1,h1"/>
    <w:basedOn w:val="Normal"/>
    <w:next w:val="Normal"/>
    <w:link w:val="Heading1Char"/>
    <w:autoRedefine/>
    <w:qFormat/>
    <w:rsid w:val="006B09F9"/>
    <w:pPr>
      <w:pageBreakBefore/>
      <w:numPr>
        <w:numId w:val="11"/>
      </w:numPr>
      <w:pBdr>
        <w:bottom w:val="single" w:sz="4" w:space="1" w:color="auto"/>
      </w:pBdr>
      <w:spacing w:after="240"/>
      <w:outlineLvl w:val="0"/>
    </w:pPr>
    <w:rPr>
      <w:b/>
      <w:sz w:val="32"/>
    </w:rPr>
  </w:style>
  <w:style w:type="paragraph" w:styleId="Heading2">
    <w:name w:val="heading 2"/>
    <w:aliases w:val="H2,h2,Section,h2.H2,Numbered 2 (SBC),Project 2,RFS 2,2 headline,h,21,A.B.C.,2 headline1,h5,211,h21,A.B.C.1,heading 21,2 headline2,h6,212,h22,A.B.C.2,heading 22,2 headline3,h7,213,h23,A.B.C.3,heading 23,Chapter Number/Appendix Letter,chn,h8,214"/>
    <w:basedOn w:val="Normal"/>
    <w:next w:val="Normal"/>
    <w:link w:val="Heading2Char"/>
    <w:autoRedefine/>
    <w:qFormat/>
    <w:rsid w:val="0041268F"/>
    <w:pPr>
      <w:keepNext/>
      <w:numPr>
        <w:ilvl w:val="1"/>
        <w:numId w:val="11"/>
      </w:numPr>
      <w:spacing w:before="240"/>
      <w:outlineLvl w:val="1"/>
    </w:pPr>
    <w:rPr>
      <w:rFonts w:eastAsiaTheme="majorEastAsia" w:cstheme="majorBidi"/>
      <w:b/>
      <w:bCs/>
      <w:sz w:val="28"/>
      <w:szCs w:val="26"/>
    </w:rPr>
  </w:style>
  <w:style w:type="paragraph" w:styleId="Heading3">
    <w:name w:val="heading 3"/>
    <w:aliases w:val="H3,SQS_Heading3,h3,Level 1 - 1"/>
    <w:basedOn w:val="Normal"/>
    <w:next w:val="Normal"/>
    <w:link w:val="Heading3Char"/>
    <w:qFormat/>
    <w:rsid w:val="006C7023"/>
    <w:pPr>
      <w:numPr>
        <w:ilvl w:val="2"/>
        <w:numId w:val="11"/>
      </w:numPr>
      <w:outlineLvl w:val="2"/>
    </w:pPr>
    <w:rPr>
      <w:rFonts w:eastAsiaTheme="majorEastAsia" w:cstheme="majorBidi"/>
      <w:b/>
      <w:bCs/>
    </w:rPr>
  </w:style>
  <w:style w:type="paragraph" w:styleId="Heading4">
    <w:name w:val="heading 4"/>
    <w:aliases w:val="H4"/>
    <w:basedOn w:val="Normal"/>
    <w:next w:val="Normal"/>
    <w:link w:val="Heading4Char"/>
    <w:qFormat/>
    <w:rsid w:val="006C7023"/>
    <w:pPr>
      <w:numPr>
        <w:ilvl w:val="3"/>
        <w:numId w:val="11"/>
      </w:numPr>
      <w:outlineLvl w:val="3"/>
    </w:pPr>
    <w:rPr>
      <w:rFonts w:eastAsiaTheme="majorEastAsia" w:cstheme="majorBidi"/>
      <w:b/>
      <w:bCs/>
      <w:iCs/>
    </w:rPr>
  </w:style>
  <w:style w:type="paragraph" w:styleId="Heading5">
    <w:name w:val="heading 5"/>
    <w:basedOn w:val="Normal"/>
    <w:next w:val="Normal"/>
    <w:link w:val="Heading5Char"/>
    <w:qFormat/>
    <w:rsid w:val="006C7023"/>
    <w:pPr>
      <w:numPr>
        <w:ilvl w:val="4"/>
        <w:numId w:val="11"/>
      </w:numPr>
      <w:outlineLvl w:val="4"/>
    </w:pPr>
    <w:rPr>
      <w:rFonts w:eastAsiaTheme="majorEastAsia" w:cstheme="majorBidi"/>
      <w:b/>
      <w:i/>
    </w:rPr>
  </w:style>
  <w:style w:type="paragraph" w:styleId="Heading6">
    <w:name w:val="heading 6"/>
    <w:basedOn w:val="Normal"/>
    <w:next w:val="Normal"/>
    <w:link w:val="Heading6Char"/>
    <w:qFormat/>
    <w:rsid w:val="006C7023"/>
    <w:pPr>
      <w:numPr>
        <w:ilvl w:val="5"/>
        <w:numId w:val="11"/>
      </w:numPr>
      <w:outlineLvl w:val="5"/>
    </w:pPr>
    <w:rPr>
      <w:rFonts w:eastAsiaTheme="majorEastAsia" w:cstheme="majorBidi"/>
      <w:i/>
      <w:iCs/>
    </w:rPr>
  </w:style>
  <w:style w:type="paragraph" w:styleId="Heading7">
    <w:name w:val="heading 7"/>
    <w:basedOn w:val="Normal"/>
    <w:next w:val="Normal"/>
    <w:link w:val="Heading7Char"/>
    <w:unhideWhenUsed/>
    <w:qFormat/>
    <w:rsid w:val="0085263A"/>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5263A"/>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App Heading,App Heading1,App Heading2,App Heading3,App Heading4,App Heading5,App Heading11,App Heading21,App Heading31,App Heading41,App Heading6,App Heading12,App Heading22,App Heading32,App Heading42,App Heading7,App Heading13,App Heading23"/>
    <w:basedOn w:val="Normal"/>
    <w:next w:val="Normal"/>
    <w:link w:val="Heading9Char"/>
    <w:unhideWhenUsed/>
    <w:qFormat/>
    <w:rsid w:val="0085263A"/>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SQS_Heading1 Char,h1 Char"/>
    <w:basedOn w:val="DefaultParagraphFont"/>
    <w:link w:val="Heading1"/>
    <w:rsid w:val="006B09F9"/>
    <w:rPr>
      <w:rFonts w:asciiTheme="minorHAnsi" w:hAnsiTheme="minorHAnsi"/>
      <w:b/>
      <w:sz w:val="32"/>
      <w:lang w:val="en-GB"/>
    </w:rPr>
  </w:style>
  <w:style w:type="character" w:customStyle="1" w:styleId="Heading2Char">
    <w:name w:val="Heading 2 Char"/>
    <w:aliases w:val="H2 Char,h2 Char,Section Char,h2.H2 Char,Numbered 2 (SBC) Char,Project 2 Char,RFS 2 Char,2 headline Char,h Char,21 Char,A.B.C. Char,2 headline1 Char,h5 Char,211 Char,h21 Char,A.B.C.1 Char,heading 21 Char,2 headline2 Char,h6 Char,212 Char"/>
    <w:basedOn w:val="DefaultParagraphFont"/>
    <w:link w:val="Heading2"/>
    <w:rsid w:val="0041268F"/>
    <w:rPr>
      <w:rFonts w:asciiTheme="minorHAnsi" w:eastAsiaTheme="majorEastAsia" w:hAnsiTheme="minorHAnsi" w:cstheme="majorBidi"/>
      <w:b/>
      <w:bCs/>
      <w:sz w:val="28"/>
      <w:szCs w:val="26"/>
      <w:lang w:val="en-GB"/>
    </w:rPr>
  </w:style>
  <w:style w:type="character" w:customStyle="1" w:styleId="Heading3Char">
    <w:name w:val="Heading 3 Char"/>
    <w:aliases w:val="H3 Char,SQS_Heading3 Char,h3 Char,Level 1 - 1 Char"/>
    <w:basedOn w:val="DefaultParagraphFont"/>
    <w:link w:val="Heading3"/>
    <w:rsid w:val="006C7023"/>
    <w:rPr>
      <w:rFonts w:asciiTheme="minorHAnsi" w:eastAsiaTheme="majorEastAsia" w:hAnsiTheme="minorHAnsi" w:cstheme="majorBidi"/>
      <w:b/>
      <w:bCs/>
      <w:lang w:val="en-GB"/>
    </w:rPr>
  </w:style>
  <w:style w:type="character" w:customStyle="1" w:styleId="Heading4Char">
    <w:name w:val="Heading 4 Char"/>
    <w:aliases w:val="H4 Char"/>
    <w:basedOn w:val="DefaultParagraphFont"/>
    <w:link w:val="Heading4"/>
    <w:rsid w:val="006C7023"/>
    <w:rPr>
      <w:rFonts w:asciiTheme="minorHAnsi" w:eastAsiaTheme="majorEastAsia" w:hAnsiTheme="minorHAnsi" w:cstheme="majorBidi"/>
      <w:b/>
      <w:bCs/>
      <w:iCs/>
      <w:lang w:val="en-GB"/>
    </w:rPr>
  </w:style>
  <w:style w:type="character" w:customStyle="1" w:styleId="Heading5Char">
    <w:name w:val="Heading 5 Char"/>
    <w:basedOn w:val="DefaultParagraphFont"/>
    <w:link w:val="Heading5"/>
    <w:rsid w:val="006C7023"/>
    <w:rPr>
      <w:rFonts w:asciiTheme="minorHAnsi" w:eastAsiaTheme="majorEastAsia" w:hAnsiTheme="minorHAnsi" w:cstheme="majorBidi"/>
      <w:b/>
      <w:i/>
      <w:lang w:val="en-GB"/>
    </w:rPr>
  </w:style>
  <w:style w:type="character" w:customStyle="1" w:styleId="Heading6Char">
    <w:name w:val="Heading 6 Char"/>
    <w:basedOn w:val="DefaultParagraphFont"/>
    <w:link w:val="Heading6"/>
    <w:rsid w:val="006C7023"/>
    <w:rPr>
      <w:rFonts w:asciiTheme="minorHAnsi" w:eastAsiaTheme="majorEastAsia" w:hAnsiTheme="minorHAnsi" w:cstheme="majorBidi"/>
      <w:i/>
      <w:iCs/>
      <w:lang w:val="en-GB"/>
    </w:rPr>
  </w:style>
  <w:style w:type="paragraph" w:styleId="Header">
    <w:name w:val="header"/>
    <w:basedOn w:val="Normal"/>
    <w:link w:val="HeaderChar"/>
    <w:unhideWhenUsed/>
    <w:rsid w:val="00C02AEC"/>
    <w:pPr>
      <w:tabs>
        <w:tab w:val="center" w:pos="4513"/>
        <w:tab w:val="right" w:pos="9026"/>
      </w:tabs>
    </w:pPr>
  </w:style>
  <w:style w:type="character" w:customStyle="1" w:styleId="HeaderChar">
    <w:name w:val="Header Char"/>
    <w:basedOn w:val="DefaultParagraphFont"/>
    <w:link w:val="Header"/>
    <w:rsid w:val="00C02AEC"/>
    <w:rPr>
      <w:lang w:val="en-GB"/>
    </w:rPr>
  </w:style>
  <w:style w:type="paragraph" w:styleId="Footer">
    <w:name w:val="footer"/>
    <w:basedOn w:val="Normal"/>
    <w:link w:val="FooterChar"/>
    <w:unhideWhenUsed/>
    <w:rsid w:val="00C02AEC"/>
    <w:pPr>
      <w:tabs>
        <w:tab w:val="center" w:pos="4513"/>
        <w:tab w:val="right" w:pos="9026"/>
      </w:tabs>
    </w:pPr>
  </w:style>
  <w:style w:type="character" w:customStyle="1" w:styleId="FooterChar">
    <w:name w:val="Footer Char"/>
    <w:basedOn w:val="DefaultParagraphFont"/>
    <w:link w:val="Footer"/>
    <w:rsid w:val="00C02AEC"/>
    <w:rPr>
      <w:lang w:val="en-GB"/>
    </w:rPr>
  </w:style>
  <w:style w:type="character" w:styleId="PageNumber">
    <w:name w:val="page number"/>
    <w:basedOn w:val="DefaultParagraphFont"/>
    <w:semiHidden/>
    <w:rsid w:val="00C02AEC"/>
    <w:rPr>
      <w:sz w:val="20"/>
    </w:rPr>
  </w:style>
  <w:style w:type="table" w:styleId="TableGrid">
    <w:name w:val="Table Grid"/>
    <w:basedOn w:val="TableNormal"/>
    <w:uiPriority w:val="59"/>
    <w:rsid w:val="00C0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2AEC"/>
    <w:rPr>
      <w:rFonts w:ascii="Tahoma" w:hAnsi="Tahoma" w:cs="Tahoma"/>
      <w:sz w:val="16"/>
      <w:szCs w:val="16"/>
    </w:rPr>
  </w:style>
  <w:style w:type="character" w:customStyle="1" w:styleId="BalloonTextChar">
    <w:name w:val="Balloon Text Char"/>
    <w:basedOn w:val="DefaultParagraphFont"/>
    <w:link w:val="BalloonText"/>
    <w:uiPriority w:val="99"/>
    <w:semiHidden/>
    <w:rsid w:val="00C02AEC"/>
    <w:rPr>
      <w:rFonts w:ascii="Tahoma" w:hAnsi="Tahoma" w:cs="Tahoma"/>
      <w:sz w:val="16"/>
      <w:szCs w:val="16"/>
      <w:lang w:val="en-GB"/>
    </w:rPr>
  </w:style>
  <w:style w:type="character" w:customStyle="1" w:styleId="Heading7Char">
    <w:name w:val="Heading 7 Char"/>
    <w:basedOn w:val="DefaultParagraphFont"/>
    <w:link w:val="Heading7"/>
    <w:rsid w:val="0085263A"/>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rsid w:val="0085263A"/>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aliases w:val="App Heading Char,App Heading1 Char,App Heading2 Char,App Heading3 Char,App Heading4 Char,App Heading5 Char,App Heading11 Char,App Heading21 Char,App Heading31 Char,App Heading41 Char,App Heading6 Char,App Heading12 Char,App Heading22 Char"/>
    <w:basedOn w:val="DefaultParagraphFont"/>
    <w:link w:val="Heading9"/>
    <w:rsid w:val="0085263A"/>
    <w:rPr>
      <w:rFonts w:asciiTheme="majorHAnsi" w:eastAsiaTheme="majorEastAsia" w:hAnsiTheme="majorHAnsi" w:cstheme="majorBidi"/>
      <w:i/>
      <w:iCs/>
      <w:color w:val="404040" w:themeColor="text1" w:themeTint="BF"/>
      <w:sz w:val="20"/>
      <w:szCs w:val="20"/>
      <w:lang w:val="en-GB"/>
    </w:rPr>
  </w:style>
  <w:style w:type="paragraph" w:styleId="TOCHeading">
    <w:name w:val="TOC Heading"/>
    <w:basedOn w:val="Heading1"/>
    <w:next w:val="Normal"/>
    <w:uiPriority w:val="39"/>
    <w:unhideWhenUsed/>
    <w:qFormat/>
    <w:rsid w:val="00C2145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BodyText3">
    <w:name w:val="Body Text 3"/>
    <w:basedOn w:val="Normal"/>
    <w:link w:val="BodyText3Char"/>
    <w:semiHidden/>
    <w:rsid w:val="006834DA"/>
    <w:rPr>
      <w:rFonts w:ascii="Arial" w:eastAsia="Times New Roman" w:hAnsi="Arial" w:cs="Times New Roman"/>
      <w:color w:val="0000FF"/>
      <w:sz w:val="20"/>
      <w:szCs w:val="24"/>
      <w:lang w:val="en-US"/>
    </w:rPr>
  </w:style>
  <w:style w:type="character" w:customStyle="1" w:styleId="BodyText3Char">
    <w:name w:val="Body Text 3 Char"/>
    <w:basedOn w:val="DefaultParagraphFont"/>
    <w:link w:val="BodyText3"/>
    <w:semiHidden/>
    <w:rsid w:val="006834DA"/>
    <w:rPr>
      <w:rFonts w:eastAsia="Times New Roman" w:cs="Times New Roman"/>
      <w:color w:val="0000FF"/>
      <w:sz w:val="20"/>
      <w:szCs w:val="24"/>
      <w:lang w:val="en-US"/>
    </w:rPr>
  </w:style>
  <w:style w:type="paragraph" w:styleId="TOC1">
    <w:name w:val="toc 1"/>
    <w:basedOn w:val="Normal"/>
    <w:next w:val="Normal"/>
    <w:autoRedefine/>
    <w:uiPriority w:val="39"/>
    <w:unhideWhenUsed/>
    <w:rsid w:val="004F01A2"/>
    <w:pPr>
      <w:spacing w:after="100"/>
    </w:pPr>
  </w:style>
  <w:style w:type="paragraph" w:styleId="BodyTextIndent">
    <w:name w:val="Body Text Indent"/>
    <w:basedOn w:val="Normal"/>
    <w:link w:val="BodyTextIndentChar"/>
    <w:uiPriority w:val="99"/>
    <w:semiHidden/>
    <w:unhideWhenUsed/>
    <w:rsid w:val="004F01A2"/>
    <w:pPr>
      <w:ind w:left="283"/>
    </w:pPr>
  </w:style>
  <w:style w:type="character" w:customStyle="1" w:styleId="BodyTextIndentChar">
    <w:name w:val="Body Text Indent Char"/>
    <w:basedOn w:val="DefaultParagraphFont"/>
    <w:link w:val="BodyTextIndent"/>
    <w:uiPriority w:val="99"/>
    <w:semiHidden/>
    <w:rsid w:val="004F01A2"/>
    <w:rPr>
      <w:rFonts w:asciiTheme="minorHAnsi" w:hAnsiTheme="minorHAnsi"/>
      <w:lang w:val="en-GB"/>
    </w:rPr>
  </w:style>
  <w:style w:type="paragraph" w:styleId="NormalIndent">
    <w:name w:val="Normal Indent"/>
    <w:basedOn w:val="Normal"/>
    <w:semiHidden/>
    <w:rsid w:val="004F01A2"/>
    <w:pPr>
      <w:spacing w:before="120"/>
      <w:ind w:left="709"/>
    </w:pPr>
    <w:rPr>
      <w:rFonts w:ascii="Arial" w:eastAsia="Times New Roman" w:hAnsi="Arial" w:cs="Times New Roman"/>
      <w:sz w:val="20"/>
      <w:szCs w:val="24"/>
    </w:rPr>
  </w:style>
  <w:style w:type="paragraph" w:styleId="MacroText">
    <w:name w:val="macro"/>
    <w:link w:val="MacroTextChar"/>
    <w:semiHidden/>
    <w:rsid w:val="004F01A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eastAsia="Times New Roman" w:hAnsi="Courier New" w:cs="Times New Roman"/>
      <w:sz w:val="20"/>
      <w:szCs w:val="20"/>
      <w:lang w:val="en-US"/>
    </w:rPr>
  </w:style>
  <w:style w:type="character" w:customStyle="1" w:styleId="MacroTextChar">
    <w:name w:val="Macro Text Char"/>
    <w:basedOn w:val="DefaultParagraphFont"/>
    <w:link w:val="MacroText"/>
    <w:semiHidden/>
    <w:rsid w:val="004F01A2"/>
    <w:rPr>
      <w:rFonts w:ascii="Courier New" w:eastAsia="Times New Roman" w:hAnsi="Courier New" w:cs="Times New Roman"/>
      <w:sz w:val="20"/>
      <w:szCs w:val="20"/>
      <w:lang w:val="en-US"/>
    </w:rPr>
  </w:style>
  <w:style w:type="paragraph" w:styleId="BodyTextIndent3">
    <w:name w:val="Body Text Indent 3"/>
    <w:basedOn w:val="Normal"/>
    <w:link w:val="BodyTextIndent3Char"/>
    <w:uiPriority w:val="99"/>
    <w:semiHidden/>
    <w:unhideWhenUsed/>
    <w:rsid w:val="001E2A1A"/>
    <w:pPr>
      <w:ind w:left="283"/>
    </w:pPr>
    <w:rPr>
      <w:sz w:val="16"/>
      <w:szCs w:val="16"/>
    </w:rPr>
  </w:style>
  <w:style w:type="character" w:customStyle="1" w:styleId="BodyTextIndent3Char">
    <w:name w:val="Body Text Indent 3 Char"/>
    <w:basedOn w:val="DefaultParagraphFont"/>
    <w:link w:val="BodyTextIndent3"/>
    <w:uiPriority w:val="99"/>
    <w:semiHidden/>
    <w:rsid w:val="001E2A1A"/>
    <w:rPr>
      <w:rFonts w:asciiTheme="minorHAnsi" w:hAnsiTheme="minorHAnsi"/>
      <w:sz w:val="16"/>
      <w:szCs w:val="16"/>
      <w:lang w:val="en-GB"/>
    </w:rPr>
  </w:style>
  <w:style w:type="paragraph" w:styleId="ListParagraph">
    <w:name w:val="List Paragraph"/>
    <w:basedOn w:val="Normal"/>
    <w:uiPriority w:val="34"/>
    <w:qFormat/>
    <w:rsid w:val="00167512"/>
    <w:pPr>
      <w:ind w:left="720"/>
      <w:contextualSpacing/>
    </w:pPr>
    <w:rPr>
      <w:rFonts w:eastAsia="Times New Roman" w:cs="Times New Roman"/>
      <w:szCs w:val="24"/>
    </w:rPr>
  </w:style>
  <w:style w:type="character" w:styleId="Hyperlink">
    <w:name w:val="Hyperlink"/>
    <w:uiPriority w:val="99"/>
    <w:rsid w:val="00AC59B7"/>
    <w:rPr>
      <w:color w:val="0000FF"/>
      <w:u w:val="single"/>
    </w:rPr>
  </w:style>
  <w:style w:type="paragraph" w:styleId="TOC2">
    <w:name w:val="toc 2"/>
    <w:basedOn w:val="Normal"/>
    <w:next w:val="Normal"/>
    <w:autoRedefine/>
    <w:uiPriority w:val="39"/>
    <w:unhideWhenUsed/>
    <w:rsid w:val="00FD38CC"/>
    <w:pPr>
      <w:tabs>
        <w:tab w:val="left" w:pos="880"/>
        <w:tab w:val="right" w:leader="dot" w:pos="9768"/>
      </w:tabs>
      <w:spacing w:after="100"/>
      <w:ind w:left="220"/>
    </w:pPr>
    <w:rPr>
      <w:b/>
      <w:noProof/>
    </w:rPr>
  </w:style>
  <w:style w:type="paragraph" w:styleId="TOC3">
    <w:name w:val="toc 3"/>
    <w:basedOn w:val="Normal"/>
    <w:next w:val="Normal"/>
    <w:autoRedefine/>
    <w:uiPriority w:val="39"/>
    <w:unhideWhenUsed/>
    <w:rsid w:val="00832D70"/>
    <w:pPr>
      <w:tabs>
        <w:tab w:val="left" w:pos="1320"/>
        <w:tab w:val="right" w:leader="dot" w:pos="9758"/>
      </w:tabs>
      <w:spacing w:after="100"/>
      <w:ind w:left="440"/>
    </w:pPr>
    <w:rPr>
      <w:noProof/>
    </w:rPr>
  </w:style>
  <w:style w:type="paragraph" w:styleId="DocumentMap">
    <w:name w:val="Document Map"/>
    <w:basedOn w:val="Normal"/>
    <w:link w:val="DocumentMapChar"/>
    <w:uiPriority w:val="99"/>
    <w:semiHidden/>
    <w:unhideWhenUsed/>
    <w:rsid w:val="000D5308"/>
    <w:rPr>
      <w:rFonts w:ascii="Tahoma" w:hAnsi="Tahoma" w:cs="Tahoma"/>
      <w:sz w:val="16"/>
      <w:szCs w:val="16"/>
    </w:rPr>
  </w:style>
  <w:style w:type="character" w:customStyle="1" w:styleId="DocumentMapChar">
    <w:name w:val="Document Map Char"/>
    <w:basedOn w:val="DefaultParagraphFont"/>
    <w:link w:val="DocumentMap"/>
    <w:uiPriority w:val="99"/>
    <w:semiHidden/>
    <w:rsid w:val="000D5308"/>
    <w:rPr>
      <w:rFonts w:ascii="Tahoma" w:hAnsi="Tahoma" w:cs="Tahoma"/>
      <w:sz w:val="16"/>
      <w:szCs w:val="16"/>
      <w:lang w:val="en-GB"/>
    </w:rPr>
  </w:style>
  <w:style w:type="paragraph" w:styleId="ListBullet">
    <w:name w:val="List Bullet"/>
    <w:basedOn w:val="Normal"/>
    <w:autoRedefine/>
    <w:qFormat/>
    <w:rsid w:val="00554A80"/>
    <w:pPr>
      <w:spacing w:after="0"/>
      <w:ind w:left="357" w:hanging="357"/>
    </w:pPr>
    <w:rPr>
      <w:rFonts w:eastAsia="Times New Roman" w:cs="Times New Roman"/>
      <w:szCs w:val="24"/>
    </w:rPr>
  </w:style>
  <w:style w:type="table" w:customStyle="1" w:styleId="RefArchTableGrid1">
    <w:name w:val="RefArch Table Grid 1"/>
    <w:basedOn w:val="TableNormal"/>
    <w:rsid w:val="00D5706A"/>
    <w:rPr>
      <w:rFonts w:eastAsia="MS Mincho" w:cs="Times New Roman"/>
      <w:sz w:val="18"/>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sz w:val="20"/>
      </w:rPr>
      <w:tblPr/>
      <w:tcPr>
        <w:shd w:val="clear" w:color="auto" w:fill="E6E6E6"/>
      </w:tcPr>
    </w:tblStylePr>
  </w:style>
  <w:style w:type="table" w:styleId="GridTable1Light">
    <w:name w:val="Grid Table 1 Light"/>
    <w:basedOn w:val="TableNormal"/>
    <w:uiPriority w:val="46"/>
    <w:rsid w:val="001E4C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3449DE"/>
    <w:rPr>
      <w:color w:val="800080" w:themeColor="followedHyperlink"/>
      <w:u w:val="single"/>
    </w:rPr>
  </w:style>
  <w:style w:type="paragraph" w:customStyle="1" w:styleId="TableText">
    <w:name w:val="Table Text"/>
    <w:basedOn w:val="BodyText"/>
    <w:rsid w:val="00A705B8"/>
    <w:pPr>
      <w:overflowPunct w:val="0"/>
      <w:autoSpaceDE w:val="0"/>
      <w:autoSpaceDN w:val="0"/>
      <w:adjustRightInd w:val="0"/>
      <w:spacing w:after="0"/>
      <w:ind w:left="28" w:right="28"/>
      <w:textAlignment w:val="baseline"/>
    </w:pPr>
    <w:rPr>
      <w:rFonts w:ascii="Arial" w:eastAsia="Times New Roman" w:hAnsi="Arial" w:cs="Times New Roman"/>
      <w:sz w:val="20"/>
      <w:szCs w:val="20"/>
      <w:lang w:val="en-US"/>
    </w:rPr>
  </w:style>
  <w:style w:type="paragraph" w:customStyle="1" w:styleId="TableHeader">
    <w:name w:val="Table Header"/>
    <w:basedOn w:val="TableText"/>
    <w:rsid w:val="00A705B8"/>
    <w:pPr>
      <w:jc w:val="center"/>
    </w:pPr>
    <w:rPr>
      <w:b/>
      <w:bCs/>
    </w:rPr>
  </w:style>
  <w:style w:type="paragraph" w:styleId="BodyText">
    <w:name w:val="Body Text"/>
    <w:basedOn w:val="Normal"/>
    <w:link w:val="BodyTextChar"/>
    <w:uiPriority w:val="99"/>
    <w:semiHidden/>
    <w:unhideWhenUsed/>
    <w:rsid w:val="00A705B8"/>
  </w:style>
  <w:style w:type="character" w:customStyle="1" w:styleId="BodyTextChar">
    <w:name w:val="Body Text Char"/>
    <w:basedOn w:val="DefaultParagraphFont"/>
    <w:link w:val="BodyText"/>
    <w:uiPriority w:val="99"/>
    <w:semiHidden/>
    <w:rsid w:val="00A705B8"/>
    <w:rPr>
      <w:rFonts w:asciiTheme="minorHAnsi" w:hAnsiTheme="minorHAnsi"/>
      <w:lang w:val="en-GB"/>
    </w:rPr>
  </w:style>
  <w:style w:type="character" w:styleId="UnresolvedMention">
    <w:name w:val="Unresolved Mention"/>
    <w:basedOn w:val="DefaultParagraphFont"/>
    <w:uiPriority w:val="99"/>
    <w:semiHidden/>
    <w:unhideWhenUsed/>
    <w:rsid w:val="00B17D86"/>
    <w:rPr>
      <w:color w:val="808080"/>
      <w:shd w:val="clear" w:color="auto" w:fill="E6E6E6"/>
    </w:rPr>
  </w:style>
  <w:style w:type="paragraph" w:styleId="NormalWeb">
    <w:name w:val="Normal (Web)"/>
    <w:basedOn w:val="Normal"/>
    <w:uiPriority w:val="99"/>
    <w:semiHidden/>
    <w:unhideWhenUsed/>
    <w:rsid w:val="00DB1417"/>
    <w:pPr>
      <w:spacing w:before="100" w:beforeAutospacing="1" w:after="100" w:afterAutospacing="1"/>
    </w:pPr>
    <w:rPr>
      <w:rFonts w:ascii="Times New Roman" w:eastAsia="Times New Roman" w:hAnsi="Times New Roman" w:cs="Times New Roman"/>
      <w:sz w:val="24"/>
      <w:szCs w:val="24"/>
      <w:lang w:val="sv-SE"/>
    </w:rPr>
  </w:style>
  <w:style w:type="table" w:styleId="GridTable4-Accent1">
    <w:name w:val="Grid Table 4 Accent 1"/>
    <w:basedOn w:val="TableNormal"/>
    <w:uiPriority w:val="49"/>
    <w:rsid w:val="007B755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FC0762"/>
    <w:rPr>
      <w:sz w:val="16"/>
      <w:szCs w:val="16"/>
    </w:rPr>
  </w:style>
  <w:style w:type="paragraph" w:styleId="CommentText">
    <w:name w:val="annotation text"/>
    <w:basedOn w:val="Normal"/>
    <w:link w:val="CommentTextChar"/>
    <w:uiPriority w:val="99"/>
    <w:semiHidden/>
    <w:unhideWhenUsed/>
    <w:rsid w:val="00FC0762"/>
    <w:rPr>
      <w:sz w:val="20"/>
      <w:szCs w:val="20"/>
    </w:rPr>
  </w:style>
  <w:style w:type="character" w:customStyle="1" w:styleId="CommentTextChar">
    <w:name w:val="Comment Text Char"/>
    <w:basedOn w:val="DefaultParagraphFont"/>
    <w:link w:val="CommentText"/>
    <w:uiPriority w:val="99"/>
    <w:semiHidden/>
    <w:rsid w:val="00FC0762"/>
    <w:rPr>
      <w:rFonts w:asciiTheme="minorHAnsi" w:hAnsiTheme="minorHAnsi"/>
      <w:sz w:val="20"/>
      <w:szCs w:val="20"/>
      <w:lang w:val="en-GB"/>
    </w:rPr>
  </w:style>
  <w:style w:type="paragraph" w:styleId="CommentSubject">
    <w:name w:val="annotation subject"/>
    <w:basedOn w:val="CommentText"/>
    <w:next w:val="CommentText"/>
    <w:link w:val="CommentSubjectChar"/>
    <w:uiPriority w:val="99"/>
    <w:semiHidden/>
    <w:unhideWhenUsed/>
    <w:rsid w:val="00FC0762"/>
    <w:rPr>
      <w:b/>
      <w:bCs/>
    </w:rPr>
  </w:style>
  <w:style w:type="character" w:customStyle="1" w:styleId="CommentSubjectChar">
    <w:name w:val="Comment Subject Char"/>
    <w:basedOn w:val="CommentTextChar"/>
    <w:link w:val="CommentSubject"/>
    <w:uiPriority w:val="99"/>
    <w:semiHidden/>
    <w:rsid w:val="00FC0762"/>
    <w:rPr>
      <w:rFonts w:asciiTheme="minorHAnsi" w:hAnsiTheme="minorHAnsi"/>
      <w:b/>
      <w:bCs/>
      <w:sz w:val="20"/>
      <w:szCs w:val="20"/>
      <w:lang w:val="en-GB"/>
    </w:rPr>
  </w:style>
  <w:style w:type="paragraph" w:styleId="Revision">
    <w:name w:val="Revision"/>
    <w:hidden/>
    <w:uiPriority w:val="99"/>
    <w:semiHidden/>
    <w:rsid w:val="00C369EB"/>
    <w:rPr>
      <w:rFonts w:asciiTheme="minorHAnsi" w:hAnsiTheme="minorHAnsi"/>
      <w:lang w:val="en-GB"/>
    </w:rPr>
  </w:style>
  <w:style w:type="character" w:customStyle="1" w:styleId="Heading-AppendixChar">
    <w:name w:val="Heading - Appendix Char"/>
    <w:basedOn w:val="DefaultParagraphFont"/>
    <w:link w:val="Heading-Appendix"/>
    <w:locked/>
    <w:rsid w:val="00ED0F24"/>
    <w:rPr>
      <w:rFonts w:cs="Arial"/>
      <w:b/>
      <w:bCs/>
      <w:color w:val="2F5496"/>
    </w:rPr>
  </w:style>
  <w:style w:type="paragraph" w:customStyle="1" w:styleId="Heading-Appendix">
    <w:name w:val="Heading - Appendix"/>
    <w:basedOn w:val="Normal"/>
    <w:link w:val="Heading-AppendixChar"/>
    <w:rsid w:val="00ED0F24"/>
    <w:pPr>
      <w:keepNext/>
      <w:spacing w:before="240"/>
      <w:ind w:left="576" w:hanging="576"/>
    </w:pPr>
    <w:rPr>
      <w:rFonts w:ascii="Arial" w:hAnsi="Arial" w:cs="Arial"/>
      <w:b/>
      <w:bCs/>
      <w:color w:val="2F5496"/>
      <w:lang w:val="sv-SE"/>
    </w:rPr>
  </w:style>
  <w:style w:type="paragraph" w:customStyle="1" w:styleId="SystemName">
    <w:name w:val="System Name"/>
    <w:basedOn w:val="Normal"/>
    <w:next w:val="Normal"/>
    <w:qFormat/>
    <w:rsid w:val="00165561"/>
    <w:pPr>
      <w:jc w:val="right"/>
    </w:pPr>
    <w:rPr>
      <w:b/>
      <w:sz w:val="32"/>
    </w:rPr>
  </w:style>
  <w:style w:type="paragraph" w:styleId="Caption">
    <w:name w:val="caption"/>
    <w:basedOn w:val="Normal"/>
    <w:next w:val="Normal"/>
    <w:uiPriority w:val="35"/>
    <w:unhideWhenUsed/>
    <w:qFormat/>
    <w:rsid w:val="00CE15AE"/>
    <w:pPr>
      <w:spacing w:after="200"/>
    </w:pPr>
    <w:rPr>
      <w:i/>
      <w:iCs/>
      <w:color w:val="1F497D" w:themeColor="text2"/>
      <w:sz w:val="18"/>
      <w:szCs w:val="18"/>
    </w:rPr>
  </w:style>
  <w:style w:type="paragraph" w:customStyle="1" w:styleId="StyleListParagraphBefore6pt">
    <w:name w:val="Style List Paragraph + Before:  6 pt"/>
    <w:basedOn w:val="ListParagraph"/>
    <w:rsid w:val="000441A6"/>
    <w:pPr>
      <w:spacing w:before="120"/>
      <w:ind w:hanging="360"/>
      <w:contextualSpacing w:val="0"/>
    </w:pPr>
    <w:rPr>
      <w:szCs w:val="20"/>
    </w:rPr>
  </w:style>
  <w:style w:type="table" w:styleId="ListTable4-Accent1">
    <w:name w:val="List Table 4 Accent 1"/>
    <w:basedOn w:val="TableNormal"/>
    <w:uiPriority w:val="49"/>
    <w:rsid w:val="002241B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2241B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4">
    <w:name w:val="List Table 3 Accent 4"/>
    <w:basedOn w:val="TableNormal"/>
    <w:uiPriority w:val="48"/>
    <w:rsid w:val="002241BB"/>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TableGridLight">
    <w:name w:val="Grid Table Light"/>
    <w:basedOn w:val="TableNormal"/>
    <w:uiPriority w:val="40"/>
    <w:rsid w:val="000575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CB2C7A"/>
    <w:pPr>
      <w:spacing w:after="0"/>
    </w:pPr>
    <w:rPr>
      <w:sz w:val="20"/>
      <w:szCs w:val="20"/>
    </w:rPr>
  </w:style>
  <w:style w:type="character" w:customStyle="1" w:styleId="FootnoteTextChar">
    <w:name w:val="Footnote Text Char"/>
    <w:basedOn w:val="DefaultParagraphFont"/>
    <w:link w:val="FootnoteText"/>
    <w:uiPriority w:val="99"/>
    <w:semiHidden/>
    <w:rsid w:val="00CB2C7A"/>
    <w:rPr>
      <w:rFonts w:asciiTheme="minorHAnsi" w:hAnsiTheme="minorHAnsi"/>
      <w:sz w:val="20"/>
      <w:szCs w:val="20"/>
      <w:lang w:val="en-GB"/>
    </w:rPr>
  </w:style>
  <w:style w:type="character" w:styleId="FootnoteReference">
    <w:name w:val="footnote reference"/>
    <w:basedOn w:val="DefaultParagraphFont"/>
    <w:uiPriority w:val="99"/>
    <w:semiHidden/>
    <w:unhideWhenUsed/>
    <w:rsid w:val="00CB2C7A"/>
    <w:rPr>
      <w:vertAlign w:val="superscript"/>
    </w:rPr>
  </w:style>
  <w:style w:type="paragraph" w:customStyle="1" w:styleId="StyleListParagraphBold">
    <w:name w:val="Style List Paragraph + Bold"/>
    <w:basedOn w:val="ListParagraph"/>
    <w:rsid w:val="0086577C"/>
    <w:pPr>
      <w:ind w:left="432" w:hanging="432"/>
      <w:contextualSpacing w:val="0"/>
    </w:pPr>
    <w:rPr>
      <w:b/>
      <w:bCs/>
    </w:rPr>
  </w:style>
  <w:style w:type="paragraph" w:customStyle="1" w:styleId="StyleListParagraphBold2">
    <w:name w:val="Style List Paragraph + Bold2"/>
    <w:basedOn w:val="ListParagraph"/>
    <w:qFormat/>
    <w:rsid w:val="0086577C"/>
    <w:pPr>
      <w:ind w:left="432" w:hanging="432"/>
      <w:contextualSpacing w:val="0"/>
    </w:pPr>
    <w:rPr>
      <w:bCs/>
    </w:rPr>
  </w:style>
  <w:style w:type="paragraph" w:customStyle="1" w:styleId="StyleListParagraphNotBold">
    <w:name w:val="Style List Paragraph + Not Bold"/>
    <w:basedOn w:val="ListParagraph"/>
    <w:rsid w:val="0086577C"/>
    <w:pPr>
      <w:ind w:left="0"/>
      <w:contextualSpacing w:val="0"/>
    </w:pPr>
  </w:style>
  <w:style w:type="paragraph" w:styleId="TOC4">
    <w:name w:val="toc 4"/>
    <w:basedOn w:val="Normal"/>
    <w:next w:val="Normal"/>
    <w:autoRedefine/>
    <w:uiPriority w:val="39"/>
    <w:unhideWhenUsed/>
    <w:rsid w:val="00A73A1C"/>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A73A1C"/>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A73A1C"/>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A73A1C"/>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A73A1C"/>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A73A1C"/>
    <w:pPr>
      <w:spacing w:after="100" w:line="259" w:lineRule="auto"/>
      <w:ind w:left="1760"/>
    </w:pPr>
    <w:rPr>
      <w:rFonts w:eastAsiaTheme="minorEastAsia"/>
      <w:lang w:eastAsia="en-GB"/>
    </w:rPr>
  </w:style>
  <w:style w:type="table" w:customStyle="1" w:styleId="GridTable4-Accent13">
    <w:name w:val="Grid Table 4 - Accent 13"/>
    <w:basedOn w:val="TableNormal"/>
    <w:next w:val="GridTable4-Accent1"/>
    <w:uiPriority w:val="49"/>
    <w:rsid w:val="0042508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650A0C"/>
    <w:pPr>
      <w:spacing w:before="100" w:beforeAutospacing="1" w:after="100" w:afterAutospacing="1"/>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50A0C"/>
  </w:style>
  <w:style w:type="character" w:customStyle="1" w:styleId="eop">
    <w:name w:val="eop"/>
    <w:basedOn w:val="DefaultParagraphFont"/>
    <w:rsid w:val="00650A0C"/>
  </w:style>
  <w:style w:type="paragraph" w:customStyle="1" w:styleId="BlueText">
    <w:name w:val="Blue Text"/>
    <w:basedOn w:val="BodyText3"/>
    <w:link w:val="BlueTextChar"/>
    <w:qFormat/>
    <w:rsid w:val="00B351E4"/>
    <w:pPr>
      <w:spacing w:after="0"/>
    </w:pPr>
    <w:rPr>
      <w:rFonts w:ascii="Calibri" w:hAnsi="Calibri"/>
      <w:lang w:eastAsia="x-none"/>
    </w:rPr>
  </w:style>
  <w:style w:type="character" w:customStyle="1" w:styleId="BlueTextChar">
    <w:name w:val="Blue Text Char"/>
    <w:link w:val="BlueText"/>
    <w:rsid w:val="00B351E4"/>
    <w:rPr>
      <w:rFonts w:ascii="Calibri" w:eastAsia="Times New Roman" w:hAnsi="Calibri" w:cs="Times New Roman"/>
      <w:color w:val="0000FF"/>
      <w:sz w:val="20"/>
      <w:szCs w:val="24"/>
      <w:lang w:val="en-US"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04031">
      <w:bodyDiv w:val="1"/>
      <w:marLeft w:val="0"/>
      <w:marRight w:val="0"/>
      <w:marTop w:val="0"/>
      <w:marBottom w:val="0"/>
      <w:divBdr>
        <w:top w:val="none" w:sz="0" w:space="0" w:color="auto"/>
        <w:left w:val="none" w:sz="0" w:space="0" w:color="auto"/>
        <w:bottom w:val="none" w:sz="0" w:space="0" w:color="auto"/>
        <w:right w:val="none" w:sz="0" w:space="0" w:color="auto"/>
      </w:divBdr>
      <w:divsChild>
        <w:div w:id="1001082247">
          <w:marLeft w:val="0"/>
          <w:marRight w:val="0"/>
          <w:marTop w:val="0"/>
          <w:marBottom w:val="0"/>
          <w:divBdr>
            <w:top w:val="none" w:sz="0" w:space="0" w:color="auto"/>
            <w:left w:val="none" w:sz="0" w:space="0" w:color="auto"/>
            <w:bottom w:val="none" w:sz="0" w:space="0" w:color="auto"/>
            <w:right w:val="none" w:sz="0" w:space="0" w:color="auto"/>
          </w:divBdr>
        </w:div>
        <w:div w:id="1589734508">
          <w:marLeft w:val="-75"/>
          <w:marRight w:val="0"/>
          <w:marTop w:val="30"/>
          <w:marBottom w:val="30"/>
          <w:divBdr>
            <w:top w:val="none" w:sz="0" w:space="0" w:color="auto"/>
            <w:left w:val="none" w:sz="0" w:space="0" w:color="auto"/>
            <w:bottom w:val="none" w:sz="0" w:space="0" w:color="auto"/>
            <w:right w:val="none" w:sz="0" w:space="0" w:color="auto"/>
          </w:divBdr>
          <w:divsChild>
            <w:div w:id="20254310">
              <w:marLeft w:val="0"/>
              <w:marRight w:val="0"/>
              <w:marTop w:val="0"/>
              <w:marBottom w:val="0"/>
              <w:divBdr>
                <w:top w:val="none" w:sz="0" w:space="0" w:color="auto"/>
                <w:left w:val="none" w:sz="0" w:space="0" w:color="auto"/>
                <w:bottom w:val="none" w:sz="0" w:space="0" w:color="auto"/>
                <w:right w:val="none" w:sz="0" w:space="0" w:color="auto"/>
              </w:divBdr>
              <w:divsChild>
                <w:div w:id="1468088001">
                  <w:marLeft w:val="0"/>
                  <w:marRight w:val="0"/>
                  <w:marTop w:val="0"/>
                  <w:marBottom w:val="0"/>
                  <w:divBdr>
                    <w:top w:val="none" w:sz="0" w:space="0" w:color="auto"/>
                    <w:left w:val="none" w:sz="0" w:space="0" w:color="auto"/>
                    <w:bottom w:val="none" w:sz="0" w:space="0" w:color="auto"/>
                    <w:right w:val="none" w:sz="0" w:space="0" w:color="auto"/>
                  </w:divBdr>
                </w:div>
              </w:divsChild>
            </w:div>
            <w:div w:id="27996939">
              <w:marLeft w:val="0"/>
              <w:marRight w:val="0"/>
              <w:marTop w:val="0"/>
              <w:marBottom w:val="0"/>
              <w:divBdr>
                <w:top w:val="none" w:sz="0" w:space="0" w:color="auto"/>
                <w:left w:val="none" w:sz="0" w:space="0" w:color="auto"/>
                <w:bottom w:val="none" w:sz="0" w:space="0" w:color="auto"/>
                <w:right w:val="none" w:sz="0" w:space="0" w:color="auto"/>
              </w:divBdr>
              <w:divsChild>
                <w:div w:id="1095398712">
                  <w:marLeft w:val="0"/>
                  <w:marRight w:val="0"/>
                  <w:marTop w:val="0"/>
                  <w:marBottom w:val="0"/>
                  <w:divBdr>
                    <w:top w:val="none" w:sz="0" w:space="0" w:color="auto"/>
                    <w:left w:val="none" w:sz="0" w:space="0" w:color="auto"/>
                    <w:bottom w:val="none" w:sz="0" w:space="0" w:color="auto"/>
                    <w:right w:val="none" w:sz="0" w:space="0" w:color="auto"/>
                  </w:divBdr>
                </w:div>
                <w:div w:id="2043748960">
                  <w:marLeft w:val="0"/>
                  <w:marRight w:val="0"/>
                  <w:marTop w:val="0"/>
                  <w:marBottom w:val="0"/>
                  <w:divBdr>
                    <w:top w:val="none" w:sz="0" w:space="0" w:color="auto"/>
                    <w:left w:val="none" w:sz="0" w:space="0" w:color="auto"/>
                    <w:bottom w:val="none" w:sz="0" w:space="0" w:color="auto"/>
                    <w:right w:val="none" w:sz="0" w:space="0" w:color="auto"/>
                  </w:divBdr>
                </w:div>
              </w:divsChild>
            </w:div>
            <w:div w:id="36319256">
              <w:marLeft w:val="0"/>
              <w:marRight w:val="0"/>
              <w:marTop w:val="0"/>
              <w:marBottom w:val="0"/>
              <w:divBdr>
                <w:top w:val="none" w:sz="0" w:space="0" w:color="auto"/>
                <w:left w:val="none" w:sz="0" w:space="0" w:color="auto"/>
                <w:bottom w:val="none" w:sz="0" w:space="0" w:color="auto"/>
                <w:right w:val="none" w:sz="0" w:space="0" w:color="auto"/>
              </w:divBdr>
              <w:divsChild>
                <w:div w:id="677199820">
                  <w:marLeft w:val="0"/>
                  <w:marRight w:val="0"/>
                  <w:marTop w:val="0"/>
                  <w:marBottom w:val="0"/>
                  <w:divBdr>
                    <w:top w:val="none" w:sz="0" w:space="0" w:color="auto"/>
                    <w:left w:val="none" w:sz="0" w:space="0" w:color="auto"/>
                    <w:bottom w:val="none" w:sz="0" w:space="0" w:color="auto"/>
                    <w:right w:val="none" w:sz="0" w:space="0" w:color="auto"/>
                  </w:divBdr>
                </w:div>
              </w:divsChild>
            </w:div>
            <w:div w:id="188838076">
              <w:marLeft w:val="0"/>
              <w:marRight w:val="0"/>
              <w:marTop w:val="0"/>
              <w:marBottom w:val="0"/>
              <w:divBdr>
                <w:top w:val="none" w:sz="0" w:space="0" w:color="auto"/>
                <w:left w:val="none" w:sz="0" w:space="0" w:color="auto"/>
                <w:bottom w:val="none" w:sz="0" w:space="0" w:color="auto"/>
                <w:right w:val="none" w:sz="0" w:space="0" w:color="auto"/>
              </w:divBdr>
              <w:divsChild>
                <w:div w:id="2116517277">
                  <w:marLeft w:val="0"/>
                  <w:marRight w:val="0"/>
                  <w:marTop w:val="0"/>
                  <w:marBottom w:val="0"/>
                  <w:divBdr>
                    <w:top w:val="none" w:sz="0" w:space="0" w:color="auto"/>
                    <w:left w:val="none" w:sz="0" w:space="0" w:color="auto"/>
                    <w:bottom w:val="none" w:sz="0" w:space="0" w:color="auto"/>
                    <w:right w:val="none" w:sz="0" w:space="0" w:color="auto"/>
                  </w:divBdr>
                </w:div>
              </w:divsChild>
            </w:div>
            <w:div w:id="208150631">
              <w:marLeft w:val="0"/>
              <w:marRight w:val="0"/>
              <w:marTop w:val="0"/>
              <w:marBottom w:val="0"/>
              <w:divBdr>
                <w:top w:val="none" w:sz="0" w:space="0" w:color="auto"/>
                <w:left w:val="none" w:sz="0" w:space="0" w:color="auto"/>
                <w:bottom w:val="none" w:sz="0" w:space="0" w:color="auto"/>
                <w:right w:val="none" w:sz="0" w:space="0" w:color="auto"/>
              </w:divBdr>
              <w:divsChild>
                <w:div w:id="1954898854">
                  <w:marLeft w:val="0"/>
                  <w:marRight w:val="0"/>
                  <w:marTop w:val="0"/>
                  <w:marBottom w:val="0"/>
                  <w:divBdr>
                    <w:top w:val="none" w:sz="0" w:space="0" w:color="auto"/>
                    <w:left w:val="none" w:sz="0" w:space="0" w:color="auto"/>
                    <w:bottom w:val="none" w:sz="0" w:space="0" w:color="auto"/>
                    <w:right w:val="none" w:sz="0" w:space="0" w:color="auto"/>
                  </w:divBdr>
                </w:div>
              </w:divsChild>
            </w:div>
            <w:div w:id="236016487">
              <w:marLeft w:val="0"/>
              <w:marRight w:val="0"/>
              <w:marTop w:val="0"/>
              <w:marBottom w:val="0"/>
              <w:divBdr>
                <w:top w:val="none" w:sz="0" w:space="0" w:color="auto"/>
                <w:left w:val="none" w:sz="0" w:space="0" w:color="auto"/>
                <w:bottom w:val="none" w:sz="0" w:space="0" w:color="auto"/>
                <w:right w:val="none" w:sz="0" w:space="0" w:color="auto"/>
              </w:divBdr>
              <w:divsChild>
                <w:div w:id="1318411578">
                  <w:marLeft w:val="0"/>
                  <w:marRight w:val="0"/>
                  <w:marTop w:val="0"/>
                  <w:marBottom w:val="0"/>
                  <w:divBdr>
                    <w:top w:val="none" w:sz="0" w:space="0" w:color="auto"/>
                    <w:left w:val="none" w:sz="0" w:space="0" w:color="auto"/>
                    <w:bottom w:val="none" w:sz="0" w:space="0" w:color="auto"/>
                    <w:right w:val="none" w:sz="0" w:space="0" w:color="auto"/>
                  </w:divBdr>
                </w:div>
              </w:divsChild>
            </w:div>
            <w:div w:id="247738727">
              <w:marLeft w:val="0"/>
              <w:marRight w:val="0"/>
              <w:marTop w:val="0"/>
              <w:marBottom w:val="0"/>
              <w:divBdr>
                <w:top w:val="none" w:sz="0" w:space="0" w:color="auto"/>
                <w:left w:val="none" w:sz="0" w:space="0" w:color="auto"/>
                <w:bottom w:val="none" w:sz="0" w:space="0" w:color="auto"/>
                <w:right w:val="none" w:sz="0" w:space="0" w:color="auto"/>
              </w:divBdr>
              <w:divsChild>
                <w:div w:id="416365029">
                  <w:marLeft w:val="0"/>
                  <w:marRight w:val="0"/>
                  <w:marTop w:val="0"/>
                  <w:marBottom w:val="0"/>
                  <w:divBdr>
                    <w:top w:val="none" w:sz="0" w:space="0" w:color="auto"/>
                    <w:left w:val="none" w:sz="0" w:space="0" w:color="auto"/>
                    <w:bottom w:val="none" w:sz="0" w:space="0" w:color="auto"/>
                    <w:right w:val="none" w:sz="0" w:space="0" w:color="auto"/>
                  </w:divBdr>
                </w:div>
              </w:divsChild>
            </w:div>
            <w:div w:id="253980162">
              <w:marLeft w:val="0"/>
              <w:marRight w:val="0"/>
              <w:marTop w:val="0"/>
              <w:marBottom w:val="0"/>
              <w:divBdr>
                <w:top w:val="none" w:sz="0" w:space="0" w:color="auto"/>
                <w:left w:val="none" w:sz="0" w:space="0" w:color="auto"/>
                <w:bottom w:val="none" w:sz="0" w:space="0" w:color="auto"/>
                <w:right w:val="none" w:sz="0" w:space="0" w:color="auto"/>
              </w:divBdr>
              <w:divsChild>
                <w:div w:id="1679382841">
                  <w:marLeft w:val="0"/>
                  <w:marRight w:val="0"/>
                  <w:marTop w:val="0"/>
                  <w:marBottom w:val="0"/>
                  <w:divBdr>
                    <w:top w:val="none" w:sz="0" w:space="0" w:color="auto"/>
                    <w:left w:val="none" w:sz="0" w:space="0" w:color="auto"/>
                    <w:bottom w:val="none" w:sz="0" w:space="0" w:color="auto"/>
                    <w:right w:val="none" w:sz="0" w:space="0" w:color="auto"/>
                  </w:divBdr>
                </w:div>
              </w:divsChild>
            </w:div>
            <w:div w:id="303004410">
              <w:marLeft w:val="0"/>
              <w:marRight w:val="0"/>
              <w:marTop w:val="0"/>
              <w:marBottom w:val="0"/>
              <w:divBdr>
                <w:top w:val="none" w:sz="0" w:space="0" w:color="auto"/>
                <w:left w:val="none" w:sz="0" w:space="0" w:color="auto"/>
                <w:bottom w:val="none" w:sz="0" w:space="0" w:color="auto"/>
                <w:right w:val="none" w:sz="0" w:space="0" w:color="auto"/>
              </w:divBdr>
              <w:divsChild>
                <w:div w:id="1154175759">
                  <w:marLeft w:val="0"/>
                  <w:marRight w:val="0"/>
                  <w:marTop w:val="0"/>
                  <w:marBottom w:val="0"/>
                  <w:divBdr>
                    <w:top w:val="none" w:sz="0" w:space="0" w:color="auto"/>
                    <w:left w:val="none" w:sz="0" w:space="0" w:color="auto"/>
                    <w:bottom w:val="none" w:sz="0" w:space="0" w:color="auto"/>
                    <w:right w:val="none" w:sz="0" w:space="0" w:color="auto"/>
                  </w:divBdr>
                </w:div>
              </w:divsChild>
            </w:div>
            <w:div w:id="337124121">
              <w:marLeft w:val="0"/>
              <w:marRight w:val="0"/>
              <w:marTop w:val="0"/>
              <w:marBottom w:val="0"/>
              <w:divBdr>
                <w:top w:val="none" w:sz="0" w:space="0" w:color="auto"/>
                <w:left w:val="none" w:sz="0" w:space="0" w:color="auto"/>
                <w:bottom w:val="none" w:sz="0" w:space="0" w:color="auto"/>
                <w:right w:val="none" w:sz="0" w:space="0" w:color="auto"/>
              </w:divBdr>
              <w:divsChild>
                <w:div w:id="80806229">
                  <w:marLeft w:val="0"/>
                  <w:marRight w:val="0"/>
                  <w:marTop w:val="0"/>
                  <w:marBottom w:val="0"/>
                  <w:divBdr>
                    <w:top w:val="none" w:sz="0" w:space="0" w:color="auto"/>
                    <w:left w:val="none" w:sz="0" w:space="0" w:color="auto"/>
                    <w:bottom w:val="none" w:sz="0" w:space="0" w:color="auto"/>
                    <w:right w:val="none" w:sz="0" w:space="0" w:color="auto"/>
                  </w:divBdr>
                </w:div>
              </w:divsChild>
            </w:div>
            <w:div w:id="339044425">
              <w:marLeft w:val="0"/>
              <w:marRight w:val="0"/>
              <w:marTop w:val="0"/>
              <w:marBottom w:val="0"/>
              <w:divBdr>
                <w:top w:val="none" w:sz="0" w:space="0" w:color="auto"/>
                <w:left w:val="none" w:sz="0" w:space="0" w:color="auto"/>
                <w:bottom w:val="none" w:sz="0" w:space="0" w:color="auto"/>
                <w:right w:val="none" w:sz="0" w:space="0" w:color="auto"/>
              </w:divBdr>
              <w:divsChild>
                <w:div w:id="307247292">
                  <w:marLeft w:val="0"/>
                  <w:marRight w:val="0"/>
                  <w:marTop w:val="0"/>
                  <w:marBottom w:val="0"/>
                  <w:divBdr>
                    <w:top w:val="none" w:sz="0" w:space="0" w:color="auto"/>
                    <w:left w:val="none" w:sz="0" w:space="0" w:color="auto"/>
                    <w:bottom w:val="none" w:sz="0" w:space="0" w:color="auto"/>
                    <w:right w:val="none" w:sz="0" w:space="0" w:color="auto"/>
                  </w:divBdr>
                </w:div>
              </w:divsChild>
            </w:div>
            <w:div w:id="372076592">
              <w:marLeft w:val="0"/>
              <w:marRight w:val="0"/>
              <w:marTop w:val="0"/>
              <w:marBottom w:val="0"/>
              <w:divBdr>
                <w:top w:val="none" w:sz="0" w:space="0" w:color="auto"/>
                <w:left w:val="none" w:sz="0" w:space="0" w:color="auto"/>
                <w:bottom w:val="none" w:sz="0" w:space="0" w:color="auto"/>
                <w:right w:val="none" w:sz="0" w:space="0" w:color="auto"/>
              </w:divBdr>
              <w:divsChild>
                <w:div w:id="1575894114">
                  <w:marLeft w:val="0"/>
                  <w:marRight w:val="0"/>
                  <w:marTop w:val="0"/>
                  <w:marBottom w:val="0"/>
                  <w:divBdr>
                    <w:top w:val="none" w:sz="0" w:space="0" w:color="auto"/>
                    <w:left w:val="none" w:sz="0" w:space="0" w:color="auto"/>
                    <w:bottom w:val="none" w:sz="0" w:space="0" w:color="auto"/>
                    <w:right w:val="none" w:sz="0" w:space="0" w:color="auto"/>
                  </w:divBdr>
                </w:div>
              </w:divsChild>
            </w:div>
            <w:div w:id="417403790">
              <w:marLeft w:val="0"/>
              <w:marRight w:val="0"/>
              <w:marTop w:val="0"/>
              <w:marBottom w:val="0"/>
              <w:divBdr>
                <w:top w:val="none" w:sz="0" w:space="0" w:color="auto"/>
                <w:left w:val="none" w:sz="0" w:space="0" w:color="auto"/>
                <w:bottom w:val="none" w:sz="0" w:space="0" w:color="auto"/>
                <w:right w:val="none" w:sz="0" w:space="0" w:color="auto"/>
              </w:divBdr>
              <w:divsChild>
                <w:div w:id="1905985617">
                  <w:marLeft w:val="0"/>
                  <w:marRight w:val="0"/>
                  <w:marTop w:val="0"/>
                  <w:marBottom w:val="0"/>
                  <w:divBdr>
                    <w:top w:val="none" w:sz="0" w:space="0" w:color="auto"/>
                    <w:left w:val="none" w:sz="0" w:space="0" w:color="auto"/>
                    <w:bottom w:val="none" w:sz="0" w:space="0" w:color="auto"/>
                    <w:right w:val="none" w:sz="0" w:space="0" w:color="auto"/>
                  </w:divBdr>
                </w:div>
              </w:divsChild>
            </w:div>
            <w:div w:id="424115704">
              <w:marLeft w:val="0"/>
              <w:marRight w:val="0"/>
              <w:marTop w:val="0"/>
              <w:marBottom w:val="0"/>
              <w:divBdr>
                <w:top w:val="none" w:sz="0" w:space="0" w:color="auto"/>
                <w:left w:val="none" w:sz="0" w:space="0" w:color="auto"/>
                <w:bottom w:val="none" w:sz="0" w:space="0" w:color="auto"/>
                <w:right w:val="none" w:sz="0" w:space="0" w:color="auto"/>
              </w:divBdr>
              <w:divsChild>
                <w:div w:id="528958076">
                  <w:marLeft w:val="0"/>
                  <w:marRight w:val="0"/>
                  <w:marTop w:val="0"/>
                  <w:marBottom w:val="0"/>
                  <w:divBdr>
                    <w:top w:val="none" w:sz="0" w:space="0" w:color="auto"/>
                    <w:left w:val="none" w:sz="0" w:space="0" w:color="auto"/>
                    <w:bottom w:val="none" w:sz="0" w:space="0" w:color="auto"/>
                    <w:right w:val="none" w:sz="0" w:space="0" w:color="auto"/>
                  </w:divBdr>
                </w:div>
              </w:divsChild>
            </w:div>
            <w:div w:id="478962221">
              <w:marLeft w:val="0"/>
              <w:marRight w:val="0"/>
              <w:marTop w:val="0"/>
              <w:marBottom w:val="0"/>
              <w:divBdr>
                <w:top w:val="none" w:sz="0" w:space="0" w:color="auto"/>
                <w:left w:val="none" w:sz="0" w:space="0" w:color="auto"/>
                <w:bottom w:val="none" w:sz="0" w:space="0" w:color="auto"/>
                <w:right w:val="none" w:sz="0" w:space="0" w:color="auto"/>
              </w:divBdr>
              <w:divsChild>
                <w:div w:id="1964192298">
                  <w:marLeft w:val="0"/>
                  <w:marRight w:val="0"/>
                  <w:marTop w:val="0"/>
                  <w:marBottom w:val="0"/>
                  <w:divBdr>
                    <w:top w:val="none" w:sz="0" w:space="0" w:color="auto"/>
                    <w:left w:val="none" w:sz="0" w:space="0" w:color="auto"/>
                    <w:bottom w:val="none" w:sz="0" w:space="0" w:color="auto"/>
                    <w:right w:val="none" w:sz="0" w:space="0" w:color="auto"/>
                  </w:divBdr>
                </w:div>
              </w:divsChild>
            </w:div>
            <w:div w:id="491869764">
              <w:marLeft w:val="0"/>
              <w:marRight w:val="0"/>
              <w:marTop w:val="0"/>
              <w:marBottom w:val="0"/>
              <w:divBdr>
                <w:top w:val="none" w:sz="0" w:space="0" w:color="auto"/>
                <w:left w:val="none" w:sz="0" w:space="0" w:color="auto"/>
                <w:bottom w:val="none" w:sz="0" w:space="0" w:color="auto"/>
                <w:right w:val="none" w:sz="0" w:space="0" w:color="auto"/>
              </w:divBdr>
              <w:divsChild>
                <w:div w:id="1268344269">
                  <w:marLeft w:val="0"/>
                  <w:marRight w:val="0"/>
                  <w:marTop w:val="0"/>
                  <w:marBottom w:val="0"/>
                  <w:divBdr>
                    <w:top w:val="none" w:sz="0" w:space="0" w:color="auto"/>
                    <w:left w:val="none" w:sz="0" w:space="0" w:color="auto"/>
                    <w:bottom w:val="none" w:sz="0" w:space="0" w:color="auto"/>
                    <w:right w:val="none" w:sz="0" w:space="0" w:color="auto"/>
                  </w:divBdr>
                </w:div>
              </w:divsChild>
            </w:div>
            <w:div w:id="525019668">
              <w:marLeft w:val="0"/>
              <w:marRight w:val="0"/>
              <w:marTop w:val="0"/>
              <w:marBottom w:val="0"/>
              <w:divBdr>
                <w:top w:val="none" w:sz="0" w:space="0" w:color="auto"/>
                <w:left w:val="none" w:sz="0" w:space="0" w:color="auto"/>
                <w:bottom w:val="none" w:sz="0" w:space="0" w:color="auto"/>
                <w:right w:val="none" w:sz="0" w:space="0" w:color="auto"/>
              </w:divBdr>
              <w:divsChild>
                <w:div w:id="52506698">
                  <w:marLeft w:val="0"/>
                  <w:marRight w:val="0"/>
                  <w:marTop w:val="0"/>
                  <w:marBottom w:val="0"/>
                  <w:divBdr>
                    <w:top w:val="none" w:sz="0" w:space="0" w:color="auto"/>
                    <w:left w:val="none" w:sz="0" w:space="0" w:color="auto"/>
                    <w:bottom w:val="none" w:sz="0" w:space="0" w:color="auto"/>
                    <w:right w:val="none" w:sz="0" w:space="0" w:color="auto"/>
                  </w:divBdr>
                </w:div>
              </w:divsChild>
            </w:div>
            <w:div w:id="609319993">
              <w:marLeft w:val="0"/>
              <w:marRight w:val="0"/>
              <w:marTop w:val="0"/>
              <w:marBottom w:val="0"/>
              <w:divBdr>
                <w:top w:val="none" w:sz="0" w:space="0" w:color="auto"/>
                <w:left w:val="none" w:sz="0" w:space="0" w:color="auto"/>
                <w:bottom w:val="none" w:sz="0" w:space="0" w:color="auto"/>
                <w:right w:val="none" w:sz="0" w:space="0" w:color="auto"/>
              </w:divBdr>
              <w:divsChild>
                <w:div w:id="26950284">
                  <w:marLeft w:val="0"/>
                  <w:marRight w:val="0"/>
                  <w:marTop w:val="0"/>
                  <w:marBottom w:val="0"/>
                  <w:divBdr>
                    <w:top w:val="none" w:sz="0" w:space="0" w:color="auto"/>
                    <w:left w:val="none" w:sz="0" w:space="0" w:color="auto"/>
                    <w:bottom w:val="none" w:sz="0" w:space="0" w:color="auto"/>
                    <w:right w:val="none" w:sz="0" w:space="0" w:color="auto"/>
                  </w:divBdr>
                </w:div>
              </w:divsChild>
            </w:div>
            <w:div w:id="668021483">
              <w:marLeft w:val="0"/>
              <w:marRight w:val="0"/>
              <w:marTop w:val="0"/>
              <w:marBottom w:val="0"/>
              <w:divBdr>
                <w:top w:val="none" w:sz="0" w:space="0" w:color="auto"/>
                <w:left w:val="none" w:sz="0" w:space="0" w:color="auto"/>
                <w:bottom w:val="none" w:sz="0" w:space="0" w:color="auto"/>
                <w:right w:val="none" w:sz="0" w:space="0" w:color="auto"/>
              </w:divBdr>
              <w:divsChild>
                <w:div w:id="125896629">
                  <w:marLeft w:val="0"/>
                  <w:marRight w:val="0"/>
                  <w:marTop w:val="0"/>
                  <w:marBottom w:val="0"/>
                  <w:divBdr>
                    <w:top w:val="none" w:sz="0" w:space="0" w:color="auto"/>
                    <w:left w:val="none" w:sz="0" w:space="0" w:color="auto"/>
                    <w:bottom w:val="none" w:sz="0" w:space="0" w:color="auto"/>
                    <w:right w:val="none" w:sz="0" w:space="0" w:color="auto"/>
                  </w:divBdr>
                </w:div>
                <w:div w:id="873925099">
                  <w:marLeft w:val="0"/>
                  <w:marRight w:val="0"/>
                  <w:marTop w:val="0"/>
                  <w:marBottom w:val="0"/>
                  <w:divBdr>
                    <w:top w:val="none" w:sz="0" w:space="0" w:color="auto"/>
                    <w:left w:val="none" w:sz="0" w:space="0" w:color="auto"/>
                    <w:bottom w:val="none" w:sz="0" w:space="0" w:color="auto"/>
                    <w:right w:val="none" w:sz="0" w:space="0" w:color="auto"/>
                  </w:divBdr>
                </w:div>
              </w:divsChild>
            </w:div>
            <w:div w:id="684214690">
              <w:marLeft w:val="0"/>
              <w:marRight w:val="0"/>
              <w:marTop w:val="0"/>
              <w:marBottom w:val="0"/>
              <w:divBdr>
                <w:top w:val="none" w:sz="0" w:space="0" w:color="auto"/>
                <w:left w:val="none" w:sz="0" w:space="0" w:color="auto"/>
                <w:bottom w:val="none" w:sz="0" w:space="0" w:color="auto"/>
                <w:right w:val="none" w:sz="0" w:space="0" w:color="auto"/>
              </w:divBdr>
              <w:divsChild>
                <w:div w:id="1426615214">
                  <w:marLeft w:val="0"/>
                  <w:marRight w:val="0"/>
                  <w:marTop w:val="0"/>
                  <w:marBottom w:val="0"/>
                  <w:divBdr>
                    <w:top w:val="none" w:sz="0" w:space="0" w:color="auto"/>
                    <w:left w:val="none" w:sz="0" w:space="0" w:color="auto"/>
                    <w:bottom w:val="none" w:sz="0" w:space="0" w:color="auto"/>
                    <w:right w:val="none" w:sz="0" w:space="0" w:color="auto"/>
                  </w:divBdr>
                </w:div>
              </w:divsChild>
            </w:div>
            <w:div w:id="706636500">
              <w:marLeft w:val="0"/>
              <w:marRight w:val="0"/>
              <w:marTop w:val="0"/>
              <w:marBottom w:val="0"/>
              <w:divBdr>
                <w:top w:val="none" w:sz="0" w:space="0" w:color="auto"/>
                <w:left w:val="none" w:sz="0" w:space="0" w:color="auto"/>
                <w:bottom w:val="none" w:sz="0" w:space="0" w:color="auto"/>
                <w:right w:val="none" w:sz="0" w:space="0" w:color="auto"/>
              </w:divBdr>
              <w:divsChild>
                <w:div w:id="17975372">
                  <w:marLeft w:val="0"/>
                  <w:marRight w:val="0"/>
                  <w:marTop w:val="0"/>
                  <w:marBottom w:val="0"/>
                  <w:divBdr>
                    <w:top w:val="none" w:sz="0" w:space="0" w:color="auto"/>
                    <w:left w:val="none" w:sz="0" w:space="0" w:color="auto"/>
                    <w:bottom w:val="none" w:sz="0" w:space="0" w:color="auto"/>
                    <w:right w:val="none" w:sz="0" w:space="0" w:color="auto"/>
                  </w:divBdr>
                </w:div>
              </w:divsChild>
            </w:div>
            <w:div w:id="717509124">
              <w:marLeft w:val="0"/>
              <w:marRight w:val="0"/>
              <w:marTop w:val="0"/>
              <w:marBottom w:val="0"/>
              <w:divBdr>
                <w:top w:val="none" w:sz="0" w:space="0" w:color="auto"/>
                <w:left w:val="none" w:sz="0" w:space="0" w:color="auto"/>
                <w:bottom w:val="none" w:sz="0" w:space="0" w:color="auto"/>
                <w:right w:val="none" w:sz="0" w:space="0" w:color="auto"/>
              </w:divBdr>
              <w:divsChild>
                <w:div w:id="1218126968">
                  <w:marLeft w:val="0"/>
                  <w:marRight w:val="0"/>
                  <w:marTop w:val="0"/>
                  <w:marBottom w:val="0"/>
                  <w:divBdr>
                    <w:top w:val="none" w:sz="0" w:space="0" w:color="auto"/>
                    <w:left w:val="none" w:sz="0" w:space="0" w:color="auto"/>
                    <w:bottom w:val="none" w:sz="0" w:space="0" w:color="auto"/>
                    <w:right w:val="none" w:sz="0" w:space="0" w:color="auto"/>
                  </w:divBdr>
                </w:div>
              </w:divsChild>
            </w:div>
            <w:div w:id="756437945">
              <w:marLeft w:val="0"/>
              <w:marRight w:val="0"/>
              <w:marTop w:val="0"/>
              <w:marBottom w:val="0"/>
              <w:divBdr>
                <w:top w:val="none" w:sz="0" w:space="0" w:color="auto"/>
                <w:left w:val="none" w:sz="0" w:space="0" w:color="auto"/>
                <w:bottom w:val="none" w:sz="0" w:space="0" w:color="auto"/>
                <w:right w:val="none" w:sz="0" w:space="0" w:color="auto"/>
              </w:divBdr>
              <w:divsChild>
                <w:div w:id="2011981075">
                  <w:marLeft w:val="0"/>
                  <w:marRight w:val="0"/>
                  <w:marTop w:val="0"/>
                  <w:marBottom w:val="0"/>
                  <w:divBdr>
                    <w:top w:val="none" w:sz="0" w:space="0" w:color="auto"/>
                    <w:left w:val="none" w:sz="0" w:space="0" w:color="auto"/>
                    <w:bottom w:val="none" w:sz="0" w:space="0" w:color="auto"/>
                    <w:right w:val="none" w:sz="0" w:space="0" w:color="auto"/>
                  </w:divBdr>
                </w:div>
              </w:divsChild>
            </w:div>
            <w:div w:id="805585566">
              <w:marLeft w:val="0"/>
              <w:marRight w:val="0"/>
              <w:marTop w:val="0"/>
              <w:marBottom w:val="0"/>
              <w:divBdr>
                <w:top w:val="none" w:sz="0" w:space="0" w:color="auto"/>
                <w:left w:val="none" w:sz="0" w:space="0" w:color="auto"/>
                <w:bottom w:val="none" w:sz="0" w:space="0" w:color="auto"/>
                <w:right w:val="none" w:sz="0" w:space="0" w:color="auto"/>
              </w:divBdr>
              <w:divsChild>
                <w:div w:id="1168716975">
                  <w:marLeft w:val="0"/>
                  <w:marRight w:val="0"/>
                  <w:marTop w:val="0"/>
                  <w:marBottom w:val="0"/>
                  <w:divBdr>
                    <w:top w:val="none" w:sz="0" w:space="0" w:color="auto"/>
                    <w:left w:val="none" w:sz="0" w:space="0" w:color="auto"/>
                    <w:bottom w:val="none" w:sz="0" w:space="0" w:color="auto"/>
                    <w:right w:val="none" w:sz="0" w:space="0" w:color="auto"/>
                  </w:divBdr>
                </w:div>
              </w:divsChild>
            </w:div>
            <w:div w:id="834878248">
              <w:marLeft w:val="0"/>
              <w:marRight w:val="0"/>
              <w:marTop w:val="0"/>
              <w:marBottom w:val="0"/>
              <w:divBdr>
                <w:top w:val="none" w:sz="0" w:space="0" w:color="auto"/>
                <w:left w:val="none" w:sz="0" w:space="0" w:color="auto"/>
                <w:bottom w:val="none" w:sz="0" w:space="0" w:color="auto"/>
                <w:right w:val="none" w:sz="0" w:space="0" w:color="auto"/>
              </w:divBdr>
              <w:divsChild>
                <w:div w:id="186215016">
                  <w:marLeft w:val="0"/>
                  <w:marRight w:val="0"/>
                  <w:marTop w:val="0"/>
                  <w:marBottom w:val="0"/>
                  <w:divBdr>
                    <w:top w:val="none" w:sz="0" w:space="0" w:color="auto"/>
                    <w:left w:val="none" w:sz="0" w:space="0" w:color="auto"/>
                    <w:bottom w:val="none" w:sz="0" w:space="0" w:color="auto"/>
                    <w:right w:val="none" w:sz="0" w:space="0" w:color="auto"/>
                  </w:divBdr>
                </w:div>
              </w:divsChild>
            </w:div>
            <w:div w:id="847599735">
              <w:marLeft w:val="0"/>
              <w:marRight w:val="0"/>
              <w:marTop w:val="0"/>
              <w:marBottom w:val="0"/>
              <w:divBdr>
                <w:top w:val="none" w:sz="0" w:space="0" w:color="auto"/>
                <w:left w:val="none" w:sz="0" w:space="0" w:color="auto"/>
                <w:bottom w:val="none" w:sz="0" w:space="0" w:color="auto"/>
                <w:right w:val="none" w:sz="0" w:space="0" w:color="auto"/>
              </w:divBdr>
              <w:divsChild>
                <w:div w:id="1909531642">
                  <w:marLeft w:val="0"/>
                  <w:marRight w:val="0"/>
                  <w:marTop w:val="0"/>
                  <w:marBottom w:val="0"/>
                  <w:divBdr>
                    <w:top w:val="none" w:sz="0" w:space="0" w:color="auto"/>
                    <w:left w:val="none" w:sz="0" w:space="0" w:color="auto"/>
                    <w:bottom w:val="none" w:sz="0" w:space="0" w:color="auto"/>
                    <w:right w:val="none" w:sz="0" w:space="0" w:color="auto"/>
                  </w:divBdr>
                </w:div>
              </w:divsChild>
            </w:div>
            <w:div w:id="884219367">
              <w:marLeft w:val="0"/>
              <w:marRight w:val="0"/>
              <w:marTop w:val="0"/>
              <w:marBottom w:val="0"/>
              <w:divBdr>
                <w:top w:val="none" w:sz="0" w:space="0" w:color="auto"/>
                <w:left w:val="none" w:sz="0" w:space="0" w:color="auto"/>
                <w:bottom w:val="none" w:sz="0" w:space="0" w:color="auto"/>
                <w:right w:val="none" w:sz="0" w:space="0" w:color="auto"/>
              </w:divBdr>
              <w:divsChild>
                <w:div w:id="831338621">
                  <w:marLeft w:val="0"/>
                  <w:marRight w:val="0"/>
                  <w:marTop w:val="0"/>
                  <w:marBottom w:val="0"/>
                  <w:divBdr>
                    <w:top w:val="none" w:sz="0" w:space="0" w:color="auto"/>
                    <w:left w:val="none" w:sz="0" w:space="0" w:color="auto"/>
                    <w:bottom w:val="none" w:sz="0" w:space="0" w:color="auto"/>
                    <w:right w:val="none" w:sz="0" w:space="0" w:color="auto"/>
                  </w:divBdr>
                </w:div>
              </w:divsChild>
            </w:div>
            <w:div w:id="944776045">
              <w:marLeft w:val="0"/>
              <w:marRight w:val="0"/>
              <w:marTop w:val="0"/>
              <w:marBottom w:val="0"/>
              <w:divBdr>
                <w:top w:val="none" w:sz="0" w:space="0" w:color="auto"/>
                <w:left w:val="none" w:sz="0" w:space="0" w:color="auto"/>
                <w:bottom w:val="none" w:sz="0" w:space="0" w:color="auto"/>
                <w:right w:val="none" w:sz="0" w:space="0" w:color="auto"/>
              </w:divBdr>
              <w:divsChild>
                <w:div w:id="588470810">
                  <w:marLeft w:val="0"/>
                  <w:marRight w:val="0"/>
                  <w:marTop w:val="0"/>
                  <w:marBottom w:val="0"/>
                  <w:divBdr>
                    <w:top w:val="none" w:sz="0" w:space="0" w:color="auto"/>
                    <w:left w:val="none" w:sz="0" w:space="0" w:color="auto"/>
                    <w:bottom w:val="none" w:sz="0" w:space="0" w:color="auto"/>
                    <w:right w:val="none" w:sz="0" w:space="0" w:color="auto"/>
                  </w:divBdr>
                </w:div>
              </w:divsChild>
            </w:div>
            <w:div w:id="980841626">
              <w:marLeft w:val="0"/>
              <w:marRight w:val="0"/>
              <w:marTop w:val="0"/>
              <w:marBottom w:val="0"/>
              <w:divBdr>
                <w:top w:val="none" w:sz="0" w:space="0" w:color="auto"/>
                <w:left w:val="none" w:sz="0" w:space="0" w:color="auto"/>
                <w:bottom w:val="none" w:sz="0" w:space="0" w:color="auto"/>
                <w:right w:val="none" w:sz="0" w:space="0" w:color="auto"/>
              </w:divBdr>
              <w:divsChild>
                <w:div w:id="880675515">
                  <w:marLeft w:val="0"/>
                  <w:marRight w:val="0"/>
                  <w:marTop w:val="0"/>
                  <w:marBottom w:val="0"/>
                  <w:divBdr>
                    <w:top w:val="none" w:sz="0" w:space="0" w:color="auto"/>
                    <w:left w:val="none" w:sz="0" w:space="0" w:color="auto"/>
                    <w:bottom w:val="none" w:sz="0" w:space="0" w:color="auto"/>
                    <w:right w:val="none" w:sz="0" w:space="0" w:color="auto"/>
                  </w:divBdr>
                </w:div>
              </w:divsChild>
            </w:div>
            <w:div w:id="990325944">
              <w:marLeft w:val="0"/>
              <w:marRight w:val="0"/>
              <w:marTop w:val="0"/>
              <w:marBottom w:val="0"/>
              <w:divBdr>
                <w:top w:val="none" w:sz="0" w:space="0" w:color="auto"/>
                <w:left w:val="none" w:sz="0" w:space="0" w:color="auto"/>
                <w:bottom w:val="none" w:sz="0" w:space="0" w:color="auto"/>
                <w:right w:val="none" w:sz="0" w:space="0" w:color="auto"/>
              </w:divBdr>
              <w:divsChild>
                <w:div w:id="454257016">
                  <w:marLeft w:val="0"/>
                  <w:marRight w:val="0"/>
                  <w:marTop w:val="0"/>
                  <w:marBottom w:val="0"/>
                  <w:divBdr>
                    <w:top w:val="none" w:sz="0" w:space="0" w:color="auto"/>
                    <w:left w:val="none" w:sz="0" w:space="0" w:color="auto"/>
                    <w:bottom w:val="none" w:sz="0" w:space="0" w:color="auto"/>
                    <w:right w:val="none" w:sz="0" w:space="0" w:color="auto"/>
                  </w:divBdr>
                </w:div>
              </w:divsChild>
            </w:div>
            <w:div w:id="1005011083">
              <w:marLeft w:val="0"/>
              <w:marRight w:val="0"/>
              <w:marTop w:val="0"/>
              <w:marBottom w:val="0"/>
              <w:divBdr>
                <w:top w:val="none" w:sz="0" w:space="0" w:color="auto"/>
                <w:left w:val="none" w:sz="0" w:space="0" w:color="auto"/>
                <w:bottom w:val="none" w:sz="0" w:space="0" w:color="auto"/>
                <w:right w:val="none" w:sz="0" w:space="0" w:color="auto"/>
              </w:divBdr>
              <w:divsChild>
                <w:div w:id="442381140">
                  <w:marLeft w:val="0"/>
                  <w:marRight w:val="0"/>
                  <w:marTop w:val="0"/>
                  <w:marBottom w:val="0"/>
                  <w:divBdr>
                    <w:top w:val="none" w:sz="0" w:space="0" w:color="auto"/>
                    <w:left w:val="none" w:sz="0" w:space="0" w:color="auto"/>
                    <w:bottom w:val="none" w:sz="0" w:space="0" w:color="auto"/>
                    <w:right w:val="none" w:sz="0" w:space="0" w:color="auto"/>
                  </w:divBdr>
                </w:div>
              </w:divsChild>
            </w:div>
            <w:div w:id="1060058895">
              <w:marLeft w:val="0"/>
              <w:marRight w:val="0"/>
              <w:marTop w:val="0"/>
              <w:marBottom w:val="0"/>
              <w:divBdr>
                <w:top w:val="none" w:sz="0" w:space="0" w:color="auto"/>
                <w:left w:val="none" w:sz="0" w:space="0" w:color="auto"/>
                <w:bottom w:val="none" w:sz="0" w:space="0" w:color="auto"/>
                <w:right w:val="none" w:sz="0" w:space="0" w:color="auto"/>
              </w:divBdr>
              <w:divsChild>
                <w:div w:id="1645892502">
                  <w:marLeft w:val="0"/>
                  <w:marRight w:val="0"/>
                  <w:marTop w:val="0"/>
                  <w:marBottom w:val="0"/>
                  <w:divBdr>
                    <w:top w:val="none" w:sz="0" w:space="0" w:color="auto"/>
                    <w:left w:val="none" w:sz="0" w:space="0" w:color="auto"/>
                    <w:bottom w:val="none" w:sz="0" w:space="0" w:color="auto"/>
                    <w:right w:val="none" w:sz="0" w:space="0" w:color="auto"/>
                  </w:divBdr>
                </w:div>
              </w:divsChild>
            </w:div>
            <w:div w:id="1064983564">
              <w:marLeft w:val="0"/>
              <w:marRight w:val="0"/>
              <w:marTop w:val="0"/>
              <w:marBottom w:val="0"/>
              <w:divBdr>
                <w:top w:val="none" w:sz="0" w:space="0" w:color="auto"/>
                <w:left w:val="none" w:sz="0" w:space="0" w:color="auto"/>
                <w:bottom w:val="none" w:sz="0" w:space="0" w:color="auto"/>
                <w:right w:val="none" w:sz="0" w:space="0" w:color="auto"/>
              </w:divBdr>
              <w:divsChild>
                <w:div w:id="370958961">
                  <w:marLeft w:val="0"/>
                  <w:marRight w:val="0"/>
                  <w:marTop w:val="0"/>
                  <w:marBottom w:val="0"/>
                  <w:divBdr>
                    <w:top w:val="none" w:sz="0" w:space="0" w:color="auto"/>
                    <w:left w:val="none" w:sz="0" w:space="0" w:color="auto"/>
                    <w:bottom w:val="none" w:sz="0" w:space="0" w:color="auto"/>
                    <w:right w:val="none" w:sz="0" w:space="0" w:color="auto"/>
                  </w:divBdr>
                </w:div>
              </w:divsChild>
            </w:div>
            <w:div w:id="1220937811">
              <w:marLeft w:val="0"/>
              <w:marRight w:val="0"/>
              <w:marTop w:val="0"/>
              <w:marBottom w:val="0"/>
              <w:divBdr>
                <w:top w:val="none" w:sz="0" w:space="0" w:color="auto"/>
                <w:left w:val="none" w:sz="0" w:space="0" w:color="auto"/>
                <w:bottom w:val="none" w:sz="0" w:space="0" w:color="auto"/>
                <w:right w:val="none" w:sz="0" w:space="0" w:color="auto"/>
              </w:divBdr>
              <w:divsChild>
                <w:div w:id="601229528">
                  <w:marLeft w:val="0"/>
                  <w:marRight w:val="0"/>
                  <w:marTop w:val="0"/>
                  <w:marBottom w:val="0"/>
                  <w:divBdr>
                    <w:top w:val="none" w:sz="0" w:space="0" w:color="auto"/>
                    <w:left w:val="none" w:sz="0" w:space="0" w:color="auto"/>
                    <w:bottom w:val="none" w:sz="0" w:space="0" w:color="auto"/>
                    <w:right w:val="none" w:sz="0" w:space="0" w:color="auto"/>
                  </w:divBdr>
                </w:div>
              </w:divsChild>
            </w:div>
            <w:div w:id="1243105056">
              <w:marLeft w:val="0"/>
              <w:marRight w:val="0"/>
              <w:marTop w:val="0"/>
              <w:marBottom w:val="0"/>
              <w:divBdr>
                <w:top w:val="none" w:sz="0" w:space="0" w:color="auto"/>
                <w:left w:val="none" w:sz="0" w:space="0" w:color="auto"/>
                <w:bottom w:val="none" w:sz="0" w:space="0" w:color="auto"/>
                <w:right w:val="none" w:sz="0" w:space="0" w:color="auto"/>
              </w:divBdr>
              <w:divsChild>
                <w:div w:id="175971218">
                  <w:marLeft w:val="0"/>
                  <w:marRight w:val="0"/>
                  <w:marTop w:val="0"/>
                  <w:marBottom w:val="0"/>
                  <w:divBdr>
                    <w:top w:val="none" w:sz="0" w:space="0" w:color="auto"/>
                    <w:left w:val="none" w:sz="0" w:space="0" w:color="auto"/>
                    <w:bottom w:val="none" w:sz="0" w:space="0" w:color="auto"/>
                    <w:right w:val="none" w:sz="0" w:space="0" w:color="auto"/>
                  </w:divBdr>
                </w:div>
              </w:divsChild>
            </w:div>
            <w:div w:id="1317762300">
              <w:marLeft w:val="0"/>
              <w:marRight w:val="0"/>
              <w:marTop w:val="0"/>
              <w:marBottom w:val="0"/>
              <w:divBdr>
                <w:top w:val="none" w:sz="0" w:space="0" w:color="auto"/>
                <w:left w:val="none" w:sz="0" w:space="0" w:color="auto"/>
                <w:bottom w:val="none" w:sz="0" w:space="0" w:color="auto"/>
                <w:right w:val="none" w:sz="0" w:space="0" w:color="auto"/>
              </w:divBdr>
              <w:divsChild>
                <w:div w:id="49961759">
                  <w:marLeft w:val="0"/>
                  <w:marRight w:val="0"/>
                  <w:marTop w:val="0"/>
                  <w:marBottom w:val="0"/>
                  <w:divBdr>
                    <w:top w:val="none" w:sz="0" w:space="0" w:color="auto"/>
                    <w:left w:val="none" w:sz="0" w:space="0" w:color="auto"/>
                    <w:bottom w:val="none" w:sz="0" w:space="0" w:color="auto"/>
                    <w:right w:val="none" w:sz="0" w:space="0" w:color="auto"/>
                  </w:divBdr>
                </w:div>
              </w:divsChild>
            </w:div>
            <w:div w:id="1322074916">
              <w:marLeft w:val="0"/>
              <w:marRight w:val="0"/>
              <w:marTop w:val="0"/>
              <w:marBottom w:val="0"/>
              <w:divBdr>
                <w:top w:val="none" w:sz="0" w:space="0" w:color="auto"/>
                <w:left w:val="none" w:sz="0" w:space="0" w:color="auto"/>
                <w:bottom w:val="none" w:sz="0" w:space="0" w:color="auto"/>
                <w:right w:val="none" w:sz="0" w:space="0" w:color="auto"/>
              </w:divBdr>
              <w:divsChild>
                <w:div w:id="757675667">
                  <w:marLeft w:val="0"/>
                  <w:marRight w:val="0"/>
                  <w:marTop w:val="0"/>
                  <w:marBottom w:val="0"/>
                  <w:divBdr>
                    <w:top w:val="none" w:sz="0" w:space="0" w:color="auto"/>
                    <w:left w:val="none" w:sz="0" w:space="0" w:color="auto"/>
                    <w:bottom w:val="none" w:sz="0" w:space="0" w:color="auto"/>
                    <w:right w:val="none" w:sz="0" w:space="0" w:color="auto"/>
                  </w:divBdr>
                </w:div>
              </w:divsChild>
            </w:div>
            <w:div w:id="1345206895">
              <w:marLeft w:val="0"/>
              <w:marRight w:val="0"/>
              <w:marTop w:val="0"/>
              <w:marBottom w:val="0"/>
              <w:divBdr>
                <w:top w:val="none" w:sz="0" w:space="0" w:color="auto"/>
                <w:left w:val="none" w:sz="0" w:space="0" w:color="auto"/>
                <w:bottom w:val="none" w:sz="0" w:space="0" w:color="auto"/>
                <w:right w:val="none" w:sz="0" w:space="0" w:color="auto"/>
              </w:divBdr>
              <w:divsChild>
                <w:div w:id="271520534">
                  <w:marLeft w:val="0"/>
                  <w:marRight w:val="0"/>
                  <w:marTop w:val="0"/>
                  <w:marBottom w:val="0"/>
                  <w:divBdr>
                    <w:top w:val="none" w:sz="0" w:space="0" w:color="auto"/>
                    <w:left w:val="none" w:sz="0" w:space="0" w:color="auto"/>
                    <w:bottom w:val="none" w:sz="0" w:space="0" w:color="auto"/>
                    <w:right w:val="none" w:sz="0" w:space="0" w:color="auto"/>
                  </w:divBdr>
                </w:div>
              </w:divsChild>
            </w:div>
            <w:div w:id="1389760735">
              <w:marLeft w:val="0"/>
              <w:marRight w:val="0"/>
              <w:marTop w:val="0"/>
              <w:marBottom w:val="0"/>
              <w:divBdr>
                <w:top w:val="none" w:sz="0" w:space="0" w:color="auto"/>
                <w:left w:val="none" w:sz="0" w:space="0" w:color="auto"/>
                <w:bottom w:val="none" w:sz="0" w:space="0" w:color="auto"/>
                <w:right w:val="none" w:sz="0" w:space="0" w:color="auto"/>
              </w:divBdr>
              <w:divsChild>
                <w:div w:id="138498573">
                  <w:marLeft w:val="0"/>
                  <w:marRight w:val="0"/>
                  <w:marTop w:val="0"/>
                  <w:marBottom w:val="0"/>
                  <w:divBdr>
                    <w:top w:val="none" w:sz="0" w:space="0" w:color="auto"/>
                    <w:left w:val="none" w:sz="0" w:space="0" w:color="auto"/>
                    <w:bottom w:val="none" w:sz="0" w:space="0" w:color="auto"/>
                    <w:right w:val="none" w:sz="0" w:space="0" w:color="auto"/>
                  </w:divBdr>
                </w:div>
              </w:divsChild>
            </w:div>
            <w:div w:id="1395742083">
              <w:marLeft w:val="0"/>
              <w:marRight w:val="0"/>
              <w:marTop w:val="0"/>
              <w:marBottom w:val="0"/>
              <w:divBdr>
                <w:top w:val="none" w:sz="0" w:space="0" w:color="auto"/>
                <w:left w:val="none" w:sz="0" w:space="0" w:color="auto"/>
                <w:bottom w:val="none" w:sz="0" w:space="0" w:color="auto"/>
                <w:right w:val="none" w:sz="0" w:space="0" w:color="auto"/>
              </w:divBdr>
              <w:divsChild>
                <w:div w:id="1040785322">
                  <w:marLeft w:val="0"/>
                  <w:marRight w:val="0"/>
                  <w:marTop w:val="0"/>
                  <w:marBottom w:val="0"/>
                  <w:divBdr>
                    <w:top w:val="none" w:sz="0" w:space="0" w:color="auto"/>
                    <w:left w:val="none" w:sz="0" w:space="0" w:color="auto"/>
                    <w:bottom w:val="none" w:sz="0" w:space="0" w:color="auto"/>
                    <w:right w:val="none" w:sz="0" w:space="0" w:color="auto"/>
                  </w:divBdr>
                </w:div>
              </w:divsChild>
            </w:div>
            <w:div w:id="1403213664">
              <w:marLeft w:val="0"/>
              <w:marRight w:val="0"/>
              <w:marTop w:val="0"/>
              <w:marBottom w:val="0"/>
              <w:divBdr>
                <w:top w:val="none" w:sz="0" w:space="0" w:color="auto"/>
                <w:left w:val="none" w:sz="0" w:space="0" w:color="auto"/>
                <w:bottom w:val="none" w:sz="0" w:space="0" w:color="auto"/>
                <w:right w:val="none" w:sz="0" w:space="0" w:color="auto"/>
              </w:divBdr>
              <w:divsChild>
                <w:div w:id="452329908">
                  <w:marLeft w:val="0"/>
                  <w:marRight w:val="0"/>
                  <w:marTop w:val="0"/>
                  <w:marBottom w:val="0"/>
                  <w:divBdr>
                    <w:top w:val="none" w:sz="0" w:space="0" w:color="auto"/>
                    <w:left w:val="none" w:sz="0" w:space="0" w:color="auto"/>
                    <w:bottom w:val="none" w:sz="0" w:space="0" w:color="auto"/>
                    <w:right w:val="none" w:sz="0" w:space="0" w:color="auto"/>
                  </w:divBdr>
                </w:div>
              </w:divsChild>
            </w:div>
            <w:div w:id="1414667508">
              <w:marLeft w:val="0"/>
              <w:marRight w:val="0"/>
              <w:marTop w:val="0"/>
              <w:marBottom w:val="0"/>
              <w:divBdr>
                <w:top w:val="none" w:sz="0" w:space="0" w:color="auto"/>
                <w:left w:val="none" w:sz="0" w:space="0" w:color="auto"/>
                <w:bottom w:val="none" w:sz="0" w:space="0" w:color="auto"/>
                <w:right w:val="none" w:sz="0" w:space="0" w:color="auto"/>
              </w:divBdr>
              <w:divsChild>
                <w:div w:id="1748577655">
                  <w:marLeft w:val="0"/>
                  <w:marRight w:val="0"/>
                  <w:marTop w:val="0"/>
                  <w:marBottom w:val="0"/>
                  <w:divBdr>
                    <w:top w:val="none" w:sz="0" w:space="0" w:color="auto"/>
                    <w:left w:val="none" w:sz="0" w:space="0" w:color="auto"/>
                    <w:bottom w:val="none" w:sz="0" w:space="0" w:color="auto"/>
                    <w:right w:val="none" w:sz="0" w:space="0" w:color="auto"/>
                  </w:divBdr>
                </w:div>
              </w:divsChild>
            </w:div>
            <w:div w:id="1472483720">
              <w:marLeft w:val="0"/>
              <w:marRight w:val="0"/>
              <w:marTop w:val="0"/>
              <w:marBottom w:val="0"/>
              <w:divBdr>
                <w:top w:val="none" w:sz="0" w:space="0" w:color="auto"/>
                <w:left w:val="none" w:sz="0" w:space="0" w:color="auto"/>
                <w:bottom w:val="none" w:sz="0" w:space="0" w:color="auto"/>
                <w:right w:val="none" w:sz="0" w:space="0" w:color="auto"/>
              </w:divBdr>
              <w:divsChild>
                <w:div w:id="1391271019">
                  <w:marLeft w:val="0"/>
                  <w:marRight w:val="0"/>
                  <w:marTop w:val="0"/>
                  <w:marBottom w:val="0"/>
                  <w:divBdr>
                    <w:top w:val="none" w:sz="0" w:space="0" w:color="auto"/>
                    <w:left w:val="none" w:sz="0" w:space="0" w:color="auto"/>
                    <w:bottom w:val="none" w:sz="0" w:space="0" w:color="auto"/>
                    <w:right w:val="none" w:sz="0" w:space="0" w:color="auto"/>
                  </w:divBdr>
                </w:div>
              </w:divsChild>
            </w:div>
            <w:div w:id="1537238278">
              <w:marLeft w:val="0"/>
              <w:marRight w:val="0"/>
              <w:marTop w:val="0"/>
              <w:marBottom w:val="0"/>
              <w:divBdr>
                <w:top w:val="none" w:sz="0" w:space="0" w:color="auto"/>
                <w:left w:val="none" w:sz="0" w:space="0" w:color="auto"/>
                <w:bottom w:val="none" w:sz="0" w:space="0" w:color="auto"/>
                <w:right w:val="none" w:sz="0" w:space="0" w:color="auto"/>
              </w:divBdr>
              <w:divsChild>
                <w:div w:id="1624263431">
                  <w:marLeft w:val="0"/>
                  <w:marRight w:val="0"/>
                  <w:marTop w:val="0"/>
                  <w:marBottom w:val="0"/>
                  <w:divBdr>
                    <w:top w:val="none" w:sz="0" w:space="0" w:color="auto"/>
                    <w:left w:val="none" w:sz="0" w:space="0" w:color="auto"/>
                    <w:bottom w:val="none" w:sz="0" w:space="0" w:color="auto"/>
                    <w:right w:val="none" w:sz="0" w:space="0" w:color="auto"/>
                  </w:divBdr>
                </w:div>
              </w:divsChild>
            </w:div>
            <w:div w:id="1623613337">
              <w:marLeft w:val="0"/>
              <w:marRight w:val="0"/>
              <w:marTop w:val="0"/>
              <w:marBottom w:val="0"/>
              <w:divBdr>
                <w:top w:val="none" w:sz="0" w:space="0" w:color="auto"/>
                <w:left w:val="none" w:sz="0" w:space="0" w:color="auto"/>
                <w:bottom w:val="none" w:sz="0" w:space="0" w:color="auto"/>
                <w:right w:val="none" w:sz="0" w:space="0" w:color="auto"/>
              </w:divBdr>
              <w:divsChild>
                <w:div w:id="1426264641">
                  <w:marLeft w:val="0"/>
                  <w:marRight w:val="0"/>
                  <w:marTop w:val="0"/>
                  <w:marBottom w:val="0"/>
                  <w:divBdr>
                    <w:top w:val="none" w:sz="0" w:space="0" w:color="auto"/>
                    <w:left w:val="none" w:sz="0" w:space="0" w:color="auto"/>
                    <w:bottom w:val="none" w:sz="0" w:space="0" w:color="auto"/>
                    <w:right w:val="none" w:sz="0" w:space="0" w:color="auto"/>
                  </w:divBdr>
                </w:div>
              </w:divsChild>
            </w:div>
            <w:div w:id="1623730339">
              <w:marLeft w:val="0"/>
              <w:marRight w:val="0"/>
              <w:marTop w:val="0"/>
              <w:marBottom w:val="0"/>
              <w:divBdr>
                <w:top w:val="none" w:sz="0" w:space="0" w:color="auto"/>
                <w:left w:val="none" w:sz="0" w:space="0" w:color="auto"/>
                <w:bottom w:val="none" w:sz="0" w:space="0" w:color="auto"/>
                <w:right w:val="none" w:sz="0" w:space="0" w:color="auto"/>
              </w:divBdr>
              <w:divsChild>
                <w:div w:id="1420173036">
                  <w:marLeft w:val="0"/>
                  <w:marRight w:val="0"/>
                  <w:marTop w:val="0"/>
                  <w:marBottom w:val="0"/>
                  <w:divBdr>
                    <w:top w:val="none" w:sz="0" w:space="0" w:color="auto"/>
                    <w:left w:val="none" w:sz="0" w:space="0" w:color="auto"/>
                    <w:bottom w:val="none" w:sz="0" w:space="0" w:color="auto"/>
                    <w:right w:val="none" w:sz="0" w:space="0" w:color="auto"/>
                  </w:divBdr>
                </w:div>
              </w:divsChild>
            </w:div>
            <w:div w:id="1626276156">
              <w:marLeft w:val="0"/>
              <w:marRight w:val="0"/>
              <w:marTop w:val="0"/>
              <w:marBottom w:val="0"/>
              <w:divBdr>
                <w:top w:val="none" w:sz="0" w:space="0" w:color="auto"/>
                <w:left w:val="none" w:sz="0" w:space="0" w:color="auto"/>
                <w:bottom w:val="none" w:sz="0" w:space="0" w:color="auto"/>
                <w:right w:val="none" w:sz="0" w:space="0" w:color="auto"/>
              </w:divBdr>
              <w:divsChild>
                <w:div w:id="1001587514">
                  <w:marLeft w:val="0"/>
                  <w:marRight w:val="0"/>
                  <w:marTop w:val="0"/>
                  <w:marBottom w:val="0"/>
                  <w:divBdr>
                    <w:top w:val="none" w:sz="0" w:space="0" w:color="auto"/>
                    <w:left w:val="none" w:sz="0" w:space="0" w:color="auto"/>
                    <w:bottom w:val="none" w:sz="0" w:space="0" w:color="auto"/>
                    <w:right w:val="none" w:sz="0" w:space="0" w:color="auto"/>
                  </w:divBdr>
                </w:div>
              </w:divsChild>
            </w:div>
            <w:div w:id="1639459799">
              <w:marLeft w:val="0"/>
              <w:marRight w:val="0"/>
              <w:marTop w:val="0"/>
              <w:marBottom w:val="0"/>
              <w:divBdr>
                <w:top w:val="none" w:sz="0" w:space="0" w:color="auto"/>
                <w:left w:val="none" w:sz="0" w:space="0" w:color="auto"/>
                <w:bottom w:val="none" w:sz="0" w:space="0" w:color="auto"/>
                <w:right w:val="none" w:sz="0" w:space="0" w:color="auto"/>
              </w:divBdr>
              <w:divsChild>
                <w:div w:id="422991210">
                  <w:marLeft w:val="0"/>
                  <w:marRight w:val="0"/>
                  <w:marTop w:val="0"/>
                  <w:marBottom w:val="0"/>
                  <w:divBdr>
                    <w:top w:val="none" w:sz="0" w:space="0" w:color="auto"/>
                    <w:left w:val="none" w:sz="0" w:space="0" w:color="auto"/>
                    <w:bottom w:val="none" w:sz="0" w:space="0" w:color="auto"/>
                    <w:right w:val="none" w:sz="0" w:space="0" w:color="auto"/>
                  </w:divBdr>
                </w:div>
              </w:divsChild>
            </w:div>
            <w:div w:id="1641035267">
              <w:marLeft w:val="0"/>
              <w:marRight w:val="0"/>
              <w:marTop w:val="0"/>
              <w:marBottom w:val="0"/>
              <w:divBdr>
                <w:top w:val="none" w:sz="0" w:space="0" w:color="auto"/>
                <w:left w:val="none" w:sz="0" w:space="0" w:color="auto"/>
                <w:bottom w:val="none" w:sz="0" w:space="0" w:color="auto"/>
                <w:right w:val="none" w:sz="0" w:space="0" w:color="auto"/>
              </w:divBdr>
              <w:divsChild>
                <w:div w:id="1690063660">
                  <w:marLeft w:val="0"/>
                  <w:marRight w:val="0"/>
                  <w:marTop w:val="0"/>
                  <w:marBottom w:val="0"/>
                  <w:divBdr>
                    <w:top w:val="none" w:sz="0" w:space="0" w:color="auto"/>
                    <w:left w:val="none" w:sz="0" w:space="0" w:color="auto"/>
                    <w:bottom w:val="none" w:sz="0" w:space="0" w:color="auto"/>
                    <w:right w:val="none" w:sz="0" w:space="0" w:color="auto"/>
                  </w:divBdr>
                </w:div>
              </w:divsChild>
            </w:div>
            <w:div w:id="1645501041">
              <w:marLeft w:val="0"/>
              <w:marRight w:val="0"/>
              <w:marTop w:val="0"/>
              <w:marBottom w:val="0"/>
              <w:divBdr>
                <w:top w:val="none" w:sz="0" w:space="0" w:color="auto"/>
                <w:left w:val="none" w:sz="0" w:space="0" w:color="auto"/>
                <w:bottom w:val="none" w:sz="0" w:space="0" w:color="auto"/>
                <w:right w:val="none" w:sz="0" w:space="0" w:color="auto"/>
              </w:divBdr>
              <w:divsChild>
                <w:div w:id="1798330407">
                  <w:marLeft w:val="0"/>
                  <w:marRight w:val="0"/>
                  <w:marTop w:val="0"/>
                  <w:marBottom w:val="0"/>
                  <w:divBdr>
                    <w:top w:val="none" w:sz="0" w:space="0" w:color="auto"/>
                    <w:left w:val="none" w:sz="0" w:space="0" w:color="auto"/>
                    <w:bottom w:val="none" w:sz="0" w:space="0" w:color="auto"/>
                    <w:right w:val="none" w:sz="0" w:space="0" w:color="auto"/>
                  </w:divBdr>
                </w:div>
              </w:divsChild>
            </w:div>
            <w:div w:id="1687291730">
              <w:marLeft w:val="0"/>
              <w:marRight w:val="0"/>
              <w:marTop w:val="0"/>
              <w:marBottom w:val="0"/>
              <w:divBdr>
                <w:top w:val="none" w:sz="0" w:space="0" w:color="auto"/>
                <w:left w:val="none" w:sz="0" w:space="0" w:color="auto"/>
                <w:bottom w:val="none" w:sz="0" w:space="0" w:color="auto"/>
                <w:right w:val="none" w:sz="0" w:space="0" w:color="auto"/>
              </w:divBdr>
              <w:divsChild>
                <w:div w:id="1705978932">
                  <w:marLeft w:val="0"/>
                  <w:marRight w:val="0"/>
                  <w:marTop w:val="0"/>
                  <w:marBottom w:val="0"/>
                  <w:divBdr>
                    <w:top w:val="none" w:sz="0" w:space="0" w:color="auto"/>
                    <w:left w:val="none" w:sz="0" w:space="0" w:color="auto"/>
                    <w:bottom w:val="none" w:sz="0" w:space="0" w:color="auto"/>
                    <w:right w:val="none" w:sz="0" w:space="0" w:color="auto"/>
                  </w:divBdr>
                </w:div>
              </w:divsChild>
            </w:div>
            <w:div w:id="1699045680">
              <w:marLeft w:val="0"/>
              <w:marRight w:val="0"/>
              <w:marTop w:val="0"/>
              <w:marBottom w:val="0"/>
              <w:divBdr>
                <w:top w:val="none" w:sz="0" w:space="0" w:color="auto"/>
                <w:left w:val="none" w:sz="0" w:space="0" w:color="auto"/>
                <w:bottom w:val="none" w:sz="0" w:space="0" w:color="auto"/>
                <w:right w:val="none" w:sz="0" w:space="0" w:color="auto"/>
              </w:divBdr>
              <w:divsChild>
                <w:div w:id="1297756256">
                  <w:marLeft w:val="0"/>
                  <w:marRight w:val="0"/>
                  <w:marTop w:val="0"/>
                  <w:marBottom w:val="0"/>
                  <w:divBdr>
                    <w:top w:val="none" w:sz="0" w:space="0" w:color="auto"/>
                    <w:left w:val="none" w:sz="0" w:space="0" w:color="auto"/>
                    <w:bottom w:val="none" w:sz="0" w:space="0" w:color="auto"/>
                    <w:right w:val="none" w:sz="0" w:space="0" w:color="auto"/>
                  </w:divBdr>
                </w:div>
              </w:divsChild>
            </w:div>
            <w:div w:id="1822886770">
              <w:marLeft w:val="0"/>
              <w:marRight w:val="0"/>
              <w:marTop w:val="0"/>
              <w:marBottom w:val="0"/>
              <w:divBdr>
                <w:top w:val="none" w:sz="0" w:space="0" w:color="auto"/>
                <w:left w:val="none" w:sz="0" w:space="0" w:color="auto"/>
                <w:bottom w:val="none" w:sz="0" w:space="0" w:color="auto"/>
                <w:right w:val="none" w:sz="0" w:space="0" w:color="auto"/>
              </w:divBdr>
              <w:divsChild>
                <w:div w:id="1593777674">
                  <w:marLeft w:val="0"/>
                  <w:marRight w:val="0"/>
                  <w:marTop w:val="0"/>
                  <w:marBottom w:val="0"/>
                  <w:divBdr>
                    <w:top w:val="none" w:sz="0" w:space="0" w:color="auto"/>
                    <w:left w:val="none" w:sz="0" w:space="0" w:color="auto"/>
                    <w:bottom w:val="none" w:sz="0" w:space="0" w:color="auto"/>
                    <w:right w:val="none" w:sz="0" w:space="0" w:color="auto"/>
                  </w:divBdr>
                </w:div>
              </w:divsChild>
            </w:div>
            <w:div w:id="1827628270">
              <w:marLeft w:val="0"/>
              <w:marRight w:val="0"/>
              <w:marTop w:val="0"/>
              <w:marBottom w:val="0"/>
              <w:divBdr>
                <w:top w:val="none" w:sz="0" w:space="0" w:color="auto"/>
                <w:left w:val="none" w:sz="0" w:space="0" w:color="auto"/>
                <w:bottom w:val="none" w:sz="0" w:space="0" w:color="auto"/>
                <w:right w:val="none" w:sz="0" w:space="0" w:color="auto"/>
              </w:divBdr>
              <w:divsChild>
                <w:div w:id="1744646203">
                  <w:marLeft w:val="0"/>
                  <w:marRight w:val="0"/>
                  <w:marTop w:val="0"/>
                  <w:marBottom w:val="0"/>
                  <w:divBdr>
                    <w:top w:val="none" w:sz="0" w:space="0" w:color="auto"/>
                    <w:left w:val="none" w:sz="0" w:space="0" w:color="auto"/>
                    <w:bottom w:val="none" w:sz="0" w:space="0" w:color="auto"/>
                    <w:right w:val="none" w:sz="0" w:space="0" w:color="auto"/>
                  </w:divBdr>
                </w:div>
              </w:divsChild>
            </w:div>
            <w:div w:id="1838887576">
              <w:marLeft w:val="0"/>
              <w:marRight w:val="0"/>
              <w:marTop w:val="0"/>
              <w:marBottom w:val="0"/>
              <w:divBdr>
                <w:top w:val="none" w:sz="0" w:space="0" w:color="auto"/>
                <w:left w:val="none" w:sz="0" w:space="0" w:color="auto"/>
                <w:bottom w:val="none" w:sz="0" w:space="0" w:color="auto"/>
                <w:right w:val="none" w:sz="0" w:space="0" w:color="auto"/>
              </w:divBdr>
              <w:divsChild>
                <w:div w:id="1019358014">
                  <w:marLeft w:val="0"/>
                  <w:marRight w:val="0"/>
                  <w:marTop w:val="0"/>
                  <w:marBottom w:val="0"/>
                  <w:divBdr>
                    <w:top w:val="none" w:sz="0" w:space="0" w:color="auto"/>
                    <w:left w:val="none" w:sz="0" w:space="0" w:color="auto"/>
                    <w:bottom w:val="none" w:sz="0" w:space="0" w:color="auto"/>
                    <w:right w:val="none" w:sz="0" w:space="0" w:color="auto"/>
                  </w:divBdr>
                </w:div>
              </w:divsChild>
            </w:div>
            <w:div w:id="1846358670">
              <w:marLeft w:val="0"/>
              <w:marRight w:val="0"/>
              <w:marTop w:val="0"/>
              <w:marBottom w:val="0"/>
              <w:divBdr>
                <w:top w:val="none" w:sz="0" w:space="0" w:color="auto"/>
                <w:left w:val="none" w:sz="0" w:space="0" w:color="auto"/>
                <w:bottom w:val="none" w:sz="0" w:space="0" w:color="auto"/>
                <w:right w:val="none" w:sz="0" w:space="0" w:color="auto"/>
              </w:divBdr>
              <w:divsChild>
                <w:div w:id="440493957">
                  <w:marLeft w:val="0"/>
                  <w:marRight w:val="0"/>
                  <w:marTop w:val="0"/>
                  <w:marBottom w:val="0"/>
                  <w:divBdr>
                    <w:top w:val="none" w:sz="0" w:space="0" w:color="auto"/>
                    <w:left w:val="none" w:sz="0" w:space="0" w:color="auto"/>
                    <w:bottom w:val="none" w:sz="0" w:space="0" w:color="auto"/>
                    <w:right w:val="none" w:sz="0" w:space="0" w:color="auto"/>
                  </w:divBdr>
                </w:div>
              </w:divsChild>
            </w:div>
            <w:div w:id="1920745458">
              <w:marLeft w:val="0"/>
              <w:marRight w:val="0"/>
              <w:marTop w:val="0"/>
              <w:marBottom w:val="0"/>
              <w:divBdr>
                <w:top w:val="none" w:sz="0" w:space="0" w:color="auto"/>
                <w:left w:val="none" w:sz="0" w:space="0" w:color="auto"/>
                <w:bottom w:val="none" w:sz="0" w:space="0" w:color="auto"/>
                <w:right w:val="none" w:sz="0" w:space="0" w:color="auto"/>
              </w:divBdr>
              <w:divsChild>
                <w:div w:id="1109856173">
                  <w:marLeft w:val="0"/>
                  <w:marRight w:val="0"/>
                  <w:marTop w:val="0"/>
                  <w:marBottom w:val="0"/>
                  <w:divBdr>
                    <w:top w:val="none" w:sz="0" w:space="0" w:color="auto"/>
                    <w:left w:val="none" w:sz="0" w:space="0" w:color="auto"/>
                    <w:bottom w:val="none" w:sz="0" w:space="0" w:color="auto"/>
                    <w:right w:val="none" w:sz="0" w:space="0" w:color="auto"/>
                  </w:divBdr>
                </w:div>
              </w:divsChild>
            </w:div>
            <w:div w:id="1943564644">
              <w:marLeft w:val="0"/>
              <w:marRight w:val="0"/>
              <w:marTop w:val="0"/>
              <w:marBottom w:val="0"/>
              <w:divBdr>
                <w:top w:val="none" w:sz="0" w:space="0" w:color="auto"/>
                <w:left w:val="none" w:sz="0" w:space="0" w:color="auto"/>
                <w:bottom w:val="none" w:sz="0" w:space="0" w:color="auto"/>
                <w:right w:val="none" w:sz="0" w:space="0" w:color="auto"/>
              </w:divBdr>
              <w:divsChild>
                <w:div w:id="854540559">
                  <w:marLeft w:val="0"/>
                  <w:marRight w:val="0"/>
                  <w:marTop w:val="0"/>
                  <w:marBottom w:val="0"/>
                  <w:divBdr>
                    <w:top w:val="none" w:sz="0" w:space="0" w:color="auto"/>
                    <w:left w:val="none" w:sz="0" w:space="0" w:color="auto"/>
                    <w:bottom w:val="none" w:sz="0" w:space="0" w:color="auto"/>
                    <w:right w:val="none" w:sz="0" w:space="0" w:color="auto"/>
                  </w:divBdr>
                </w:div>
              </w:divsChild>
            </w:div>
            <w:div w:id="2006781045">
              <w:marLeft w:val="0"/>
              <w:marRight w:val="0"/>
              <w:marTop w:val="0"/>
              <w:marBottom w:val="0"/>
              <w:divBdr>
                <w:top w:val="none" w:sz="0" w:space="0" w:color="auto"/>
                <w:left w:val="none" w:sz="0" w:space="0" w:color="auto"/>
                <w:bottom w:val="none" w:sz="0" w:space="0" w:color="auto"/>
                <w:right w:val="none" w:sz="0" w:space="0" w:color="auto"/>
              </w:divBdr>
              <w:divsChild>
                <w:div w:id="1449473044">
                  <w:marLeft w:val="0"/>
                  <w:marRight w:val="0"/>
                  <w:marTop w:val="0"/>
                  <w:marBottom w:val="0"/>
                  <w:divBdr>
                    <w:top w:val="none" w:sz="0" w:space="0" w:color="auto"/>
                    <w:left w:val="none" w:sz="0" w:space="0" w:color="auto"/>
                    <w:bottom w:val="none" w:sz="0" w:space="0" w:color="auto"/>
                    <w:right w:val="none" w:sz="0" w:space="0" w:color="auto"/>
                  </w:divBdr>
                </w:div>
              </w:divsChild>
            </w:div>
            <w:div w:id="2065325242">
              <w:marLeft w:val="0"/>
              <w:marRight w:val="0"/>
              <w:marTop w:val="0"/>
              <w:marBottom w:val="0"/>
              <w:divBdr>
                <w:top w:val="none" w:sz="0" w:space="0" w:color="auto"/>
                <w:left w:val="none" w:sz="0" w:space="0" w:color="auto"/>
                <w:bottom w:val="none" w:sz="0" w:space="0" w:color="auto"/>
                <w:right w:val="none" w:sz="0" w:space="0" w:color="auto"/>
              </w:divBdr>
              <w:divsChild>
                <w:div w:id="897008067">
                  <w:marLeft w:val="0"/>
                  <w:marRight w:val="0"/>
                  <w:marTop w:val="0"/>
                  <w:marBottom w:val="0"/>
                  <w:divBdr>
                    <w:top w:val="none" w:sz="0" w:space="0" w:color="auto"/>
                    <w:left w:val="none" w:sz="0" w:space="0" w:color="auto"/>
                    <w:bottom w:val="none" w:sz="0" w:space="0" w:color="auto"/>
                    <w:right w:val="none" w:sz="0" w:space="0" w:color="auto"/>
                  </w:divBdr>
                </w:div>
                <w:div w:id="1210924138">
                  <w:marLeft w:val="0"/>
                  <w:marRight w:val="0"/>
                  <w:marTop w:val="0"/>
                  <w:marBottom w:val="0"/>
                  <w:divBdr>
                    <w:top w:val="none" w:sz="0" w:space="0" w:color="auto"/>
                    <w:left w:val="none" w:sz="0" w:space="0" w:color="auto"/>
                    <w:bottom w:val="none" w:sz="0" w:space="0" w:color="auto"/>
                    <w:right w:val="none" w:sz="0" w:space="0" w:color="auto"/>
                  </w:divBdr>
                </w:div>
              </w:divsChild>
            </w:div>
            <w:div w:id="2105110946">
              <w:marLeft w:val="0"/>
              <w:marRight w:val="0"/>
              <w:marTop w:val="0"/>
              <w:marBottom w:val="0"/>
              <w:divBdr>
                <w:top w:val="none" w:sz="0" w:space="0" w:color="auto"/>
                <w:left w:val="none" w:sz="0" w:space="0" w:color="auto"/>
                <w:bottom w:val="none" w:sz="0" w:space="0" w:color="auto"/>
                <w:right w:val="none" w:sz="0" w:space="0" w:color="auto"/>
              </w:divBdr>
              <w:divsChild>
                <w:div w:id="897132026">
                  <w:marLeft w:val="0"/>
                  <w:marRight w:val="0"/>
                  <w:marTop w:val="0"/>
                  <w:marBottom w:val="0"/>
                  <w:divBdr>
                    <w:top w:val="none" w:sz="0" w:space="0" w:color="auto"/>
                    <w:left w:val="none" w:sz="0" w:space="0" w:color="auto"/>
                    <w:bottom w:val="none" w:sz="0" w:space="0" w:color="auto"/>
                    <w:right w:val="none" w:sz="0" w:space="0" w:color="auto"/>
                  </w:divBdr>
                </w:div>
              </w:divsChild>
            </w:div>
            <w:div w:id="2140681495">
              <w:marLeft w:val="0"/>
              <w:marRight w:val="0"/>
              <w:marTop w:val="0"/>
              <w:marBottom w:val="0"/>
              <w:divBdr>
                <w:top w:val="none" w:sz="0" w:space="0" w:color="auto"/>
                <w:left w:val="none" w:sz="0" w:space="0" w:color="auto"/>
                <w:bottom w:val="none" w:sz="0" w:space="0" w:color="auto"/>
                <w:right w:val="none" w:sz="0" w:space="0" w:color="auto"/>
              </w:divBdr>
              <w:divsChild>
                <w:div w:id="7572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2961">
      <w:bodyDiv w:val="1"/>
      <w:marLeft w:val="0"/>
      <w:marRight w:val="0"/>
      <w:marTop w:val="0"/>
      <w:marBottom w:val="0"/>
      <w:divBdr>
        <w:top w:val="none" w:sz="0" w:space="0" w:color="auto"/>
        <w:left w:val="none" w:sz="0" w:space="0" w:color="auto"/>
        <w:bottom w:val="none" w:sz="0" w:space="0" w:color="auto"/>
        <w:right w:val="none" w:sz="0" w:space="0" w:color="auto"/>
      </w:divBdr>
    </w:div>
    <w:div w:id="327904593">
      <w:bodyDiv w:val="1"/>
      <w:marLeft w:val="0"/>
      <w:marRight w:val="0"/>
      <w:marTop w:val="0"/>
      <w:marBottom w:val="0"/>
      <w:divBdr>
        <w:top w:val="none" w:sz="0" w:space="0" w:color="auto"/>
        <w:left w:val="none" w:sz="0" w:space="0" w:color="auto"/>
        <w:bottom w:val="none" w:sz="0" w:space="0" w:color="auto"/>
        <w:right w:val="none" w:sz="0" w:space="0" w:color="auto"/>
      </w:divBdr>
    </w:div>
    <w:div w:id="477110179">
      <w:bodyDiv w:val="1"/>
      <w:marLeft w:val="0"/>
      <w:marRight w:val="0"/>
      <w:marTop w:val="0"/>
      <w:marBottom w:val="0"/>
      <w:divBdr>
        <w:top w:val="none" w:sz="0" w:space="0" w:color="auto"/>
        <w:left w:val="none" w:sz="0" w:space="0" w:color="auto"/>
        <w:bottom w:val="none" w:sz="0" w:space="0" w:color="auto"/>
        <w:right w:val="none" w:sz="0" w:space="0" w:color="auto"/>
      </w:divBdr>
    </w:div>
    <w:div w:id="480273268">
      <w:bodyDiv w:val="1"/>
      <w:marLeft w:val="0"/>
      <w:marRight w:val="0"/>
      <w:marTop w:val="0"/>
      <w:marBottom w:val="0"/>
      <w:divBdr>
        <w:top w:val="none" w:sz="0" w:space="0" w:color="auto"/>
        <w:left w:val="none" w:sz="0" w:space="0" w:color="auto"/>
        <w:bottom w:val="none" w:sz="0" w:space="0" w:color="auto"/>
        <w:right w:val="none" w:sz="0" w:space="0" w:color="auto"/>
      </w:divBdr>
    </w:div>
    <w:div w:id="488403481">
      <w:bodyDiv w:val="1"/>
      <w:marLeft w:val="0"/>
      <w:marRight w:val="0"/>
      <w:marTop w:val="0"/>
      <w:marBottom w:val="0"/>
      <w:divBdr>
        <w:top w:val="none" w:sz="0" w:space="0" w:color="auto"/>
        <w:left w:val="none" w:sz="0" w:space="0" w:color="auto"/>
        <w:bottom w:val="none" w:sz="0" w:space="0" w:color="auto"/>
        <w:right w:val="none" w:sz="0" w:space="0" w:color="auto"/>
      </w:divBdr>
    </w:div>
    <w:div w:id="727412320">
      <w:bodyDiv w:val="1"/>
      <w:marLeft w:val="0"/>
      <w:marRight w:val="0"/>
      <w:marTop w:val="0"/>
      <w:marBottom w:val="0"/>
      <w:divBdr>
        <w:top w:val="none" w:sz="0" w:space="0" w:color="auto"/>
        <w:left w:val="none" w:sz="0" w:space="0" w:color="auto"/>
        <w:bottom w:val="none" w:sz="0" w:space="0" w:color="auto"/>
        <w:right w:val="none" w:sz="0" w:space="0" w:color="auto"/>
      </w:divBdr>
    </w:div>
    <w:div w:id="850685220">
      <w:bodyDiv w:val="1"/>
      <w:marLeft w:val="0"/>
      <w:marRight w:val="0"/>
      <w:marTop w:val="0"/>
      <w:marBottom w:val="0"/>
      <w:divBdr>
        <w:top w:val="none" w:sz="0" w:space="0" w:color="auto"/>
        <w:left w:val="none" w:sz="0" w:space="0" w:color="auto"/>
        <w:bottom w:val="none" w:sz="0" w:space="0" w:color="auto"/>
        <w:right w:val="none" w:sz="0" w:space="0" w:color="auto"/>
      </w:divBdr>
    </w:div>
    <w:div w:id="1043210267">
      <w:bodyDiv w:val="1"/>
      <w:marLeft w:val="0"/>
      <w:marRight w:val="0"/>
      <w:marTop w:val="0"/>
      <w:marBottom w:val="0"/>
      <w:divBdr>
        <w:top w:val="none" w:sz="0" w:space="0" w:color="auto"/>
        <w:left w:val="none" w:sz="0" w:space="0" w:color="auto"/>
        <w:bottom w:val="none" w:sz="0" w:space="0" w:color="auto"/>
        <w:right w:val="none" w:sz="0" w:space="0" w:color="auto"/>
      </w:divBdr>
    </w:div>
    <w:div w:id="1094278257">
      <w:bodyDiv w:val="1"/>
      <w:marLeft w:val="0"/>
      <w:marRight w:val="0"/>
      <w:marTop w:val="0"/>
      <w:marBottom w:val="0"/>
      <w:divBdr>
        <w:top w:val="none" w:sz="0" w:space="0" w:color="auto"/>
        <w:left w:val="none" w:sz="0" w:space="0" w:color="auto"/>
        <w:bottom w:val="none" w:sz="0" w:space="0" w:color="auto"/>
        <w:right w:val="none" w:sz="0" w:space="0" w:color="auto"/>
      </w:divBdr>
    </w:div>
    <w:div w:id="1099377421">
      <w:bodyDiv w:val="1"/>
      <w:marLeft w:val="0"/>
      <w:marRight w:val="0"/>
      <w:marTop w:val="0"/>
      <w:marBottom w:val="0"/>
      <w:divBdr>
        <w:top w:val="none" w:sz="0" w:space="0" w:color="auto"/>
        <w:left w:val="none" w:sz="0" w:space="0" w:color="auto"/>
        <w:bottom w:val="none" w:sz="0" w:space="0" w:color="auto"/>
        <w:right w:val="none" w:sz="0" w:space="0" w:color="auto"/>
      </w:divBdr>
    </w:div>
    <w:div w:id="1149782345">
      <w:bodyDiv w:val="1"/>
      <w:marLeft w:val="0"/>
      <w:marRight w:val="0"/>
      <w:marTop w:val="0"/>
      <w:marBottom w:val="0"/>
      <w:divBdr>
        <w:top w:val="none" w:sz="0" w:space="0" w:color="auto"/>
        <w:left w:val="none" w:sz="0" w:space="0" w:color="auto"/>
        <w:bottom w:val="none" w:sz="0" w:space="0" w:color="auto"/>
        <w:right w:val="none" w:sz="0" w:space="0" w:color="auto"/>
      </w:divBdr>
    </w:div>
    <w:div w:id="1272206515">
      <w:bodyDiv w:val="1"/>
      <w:marLeft w:val="0"/>
      <w:marRight w:val="0"/>
      <w:marTop w:val="0"/>
      <w:marBottom w:val="0"/>
      <w:divBdr>
        <w:top w:val="none" w:sz="0" w:space="0" w:color="auto"/>
        <w:left w:val="none" w:sz="0" w:space="0" w:color="auto"/>
        <w:bottom w:val="none" w:sz="0" w:space="0" w:color="auto"/>
        <w:right w:val="none" w:sz="0" w:space="0" w:color="auto"/>
      </w:divBdr>
    </w:div>
    <w:div w:id="1566186937">
      <w:bodyDiv w:val="1"/>
      <w:marLeft w:val="0"/>
      <w:marRight w:val="0"/>
      <w:marTop w:val="0"/>
      <w:marBottom w:val="0"/>
      <w:divBdr>
        <w:top w:val="none" w:sz="0" w:space="0" w:color="auto"/>
        <w:left w:val="none" w:sz="0" w:space="0" w:color="auto"/>
        <w:bottom w:val="none" w:sz="0" w:space="0" w:color="auto"/>
        <w:right w:val="none" w:sz="0" w:space="0" w:color="auto"/>
      </w:divBdr>
    </w:div>
    <w:div w:id="1571623526">
      <w:bodyDiv w:val="1"/>
      <w:marLeft w:val="0"/>
      <w:marRight w:val="0"/>
      <w:marTop w:val="0"/>
      <w:marBottom w:val="0"/>
      <w:divBdr>
        <w:top w:val="none" w:sz="0" w:space="0" w:color="auto"/>
        <w:left w:val="none" w:sz="0" w:space="0" w:color="auto"/>
        <w:bottom w:val="none" w:sz="0" w:space="0" w:color="auto"/>
        <w:right w:val="none" w:sz="0" w:space="0" w:color="auto"/>
      </w:divBdr>
      <w:divsChild>
        <w:div w:id="30229738">
          <w:marLeft w:val="0"/>
          <w:marRight w:val="0"/>
          <w:marTop w:val="0"/>
          <w:marBottom w:val="0"/>
          <w:divBdr>
            <w:top w:val="none" w:sz="0" w:space="0" w:color="auto"/>
            <w:left w:val="none" w:sz="0" w:space="0" w:color="auto"/>
            <w:bottom w:val="none" w:sz="0" w:space="0" w:color="auto"/>
            <w:right w:val="none" w:sz="0" w:space="0" w:color="auto"/>
          </w:divBdr>
          <w:divsChild>
            <w:div w:id="986712381">
              <w:marLeft w:val="-75"/>
              <w:marRight w:val="0"/>
              <w:marTop w:val="30"/>
              <w:marBottom w:val="30"/>
              <w:divBdr>
                <w:top w:val="none" w:sz="0" w:space="0" w:color="auto"/>
                <w:left w:val="none" w:sz="0" w:space="0" w:color="auto"/>
                <w:bottom w:val="none" w:sz="0" w:space="0" w:color="auto"/>
                <w:right w:val="none" w:sz="0" w:space="0" w:color="auto"/>
              </w:divBdr>
              <w:divsChild>
                <w:div w:id="5207221">
                  <w:marLeft w:val="0"/>
                  <w:marRight w:val="0"/>
                  <w:marTop w:val="0"/>
                  <w:marBottom w:val="0"/>
                  <w:divBdr>
                    <w:top w:val="none" w:sz="0" w:space="0" w:color="auto"/>
                    <w:left w:val="none" w:sz="0" w:space="0" w:color="auto"/>
                    <w:bottom w:val="none" w:sz="0" w:space="0" w:color="auto"/>
                    <w:right w:val="none" w:sz="0" w:space="0" w:color="auto"/>
                  </w:divBdr>
                  <w:divsChild>
                    <w:div w:id="2113626185">
                      <w:marLeft w:val="0"/>
                      <w:marRight w:val="0"/>
                      <w:marTop w:val="0"/>
                      <w:marBottom w:val="0"/>
                      <w:divBdr>
                        <w:top w:val="none" w:sz="0" w:space="0" w:color="auto"/>
                        <w:left w:val="none" w:sz="0" w:space="0" w:color="auto"/>
                        <w:bottom w:val="none" w:sz="0" w:space="0" w:color="auto"/>
                        <w:right w:val="none" w:sz="0" w:space="0" w:color="auto"/>
                      </w:divBdr>
                    </w:div>
                  </w:divsChild>
                </w:div>
                <w:div w:id="13506548">
                  <w:marLeft w:val="0"/>
                  <w:marRight w:val="0"/>
                  <w:marTop w:val="0"/>
                  <w:marBottom w:val="0"/>
                  <w:divBdr>
                    <w:top w:val="none" w:sz="0" w:space="0" w:color="auto"/>
                    <w:left w:val="none" w:sz="0" w:space="0" w:color="auto"/>
                    <w:bottom w:val="none" w:sz="0" w:space="0" w:color="auto"/>
                    <w:right w:val="none" w:sz="0" w:space="0" w:color="auto"/>
                  </w:divBdr>
                  <w:divsChild>
                    <w:div w:id="2043241205">
                      <w:marLeft w:val="0"/>
                      <w:marRight w:val="0"/>
                      <w:marTop w:val="0"/>
                      <w:marBottom w:val="0"/>
                      <w:divBdr>
                        <w:top w:val="none" w:sz="0" w:space="0" w:color="auto"/>
                        <w:left w:val="none" w:sz="0" w:space="0" w:color="auto"/>
                        <w:bottom w:val="none" w:sz="0" w:space="0" w:color="auto"/>
                        <w:right w:val="none" w:sz="0" w:space="0" w:color="auto"/>
                      </w:divBdr>
                    </w:div>
                  </w:divsChild>
                </w:div>
                <w:div w:id="71896227">
                  <w:marLeft w:val="0"/>
                  <w:marRight w:val="0"/>
                  <w:marTop w:val="0"/>
                  <w:marBottom w:val="0"/>
                  <w:divBdr>
                    <w:top w:val="none" w:sz="0" w:space="0" w:color="auto"/>
                    <w:left w:val="none" w:sz="0" w:space="0" w:color="auto"/>
                    <w:bottom w:val="none" w:sz="0" w:space="0" w:color="auto"/>
                    <w:right w:val="none" w:sz="0" w:space="0" w:color="auto"/>
                  </w:divBdr>
                  <w:divsChild>
                    <w:div w:id="350499417">
                      <w:marLeft w:val="0"/>
                      <w:marRight w:val="0"/>
                      <w:marTop w:val="0"/>
                      <w:marBottom w:val="0"/>
                      <w:divBdr>
                        <w:top w:val="none" w:sz="0" w:space="0" w:color="auto"/>
                        <w:left w:val="none" w:sz="0" w:space="0" w:color="auto"/>
                        <w:bottom w:val="none" w:sz="0" w:space="0" w:color="auto"/>
                        <w:right w:val="none" w:sz="0" w:space="0" w:color="auto"/>
                      </w:divBdr>
                    </w:div>
                  </w:divsChild>
                </w:div>
                <w:div w:id="276253575">
                  <w:marLeft w:val="0"/>
                  <w:marRight w:val="0"/>
                  <w:marTop w:val="0"/>
                  <w:marBottom w:val="0"/>
                  <w:divBdr>
                    <w:top w:val="none" w:sz="0" w:space="0" w:color="auto"/>
                    <w:left w:val="none" w:sz="0" w:space="0" w:color="auto"/>
                    <w:bottom w:val="none" w:sz="0" w:space="0" w:color="auto"/>
                    <w:right w:val="none" w:sz="0" w:space="0" w:color="auto"/>
                  </w:divBdr>
                  <w:divsChild>
                    <w:div w:id="1684622201">
                      <w:marLeft w:val="0"/>
                      <w:marRight w:val="0"/>
                      <w:marTop w:val="0"/>
                      <w:marBottom w:val="0"/>
                      <w:divBdr>
                        <w:top w:val="none" w:sz="0" w:space="0" w:color="auto"/>
                        <w:left w:val="none" w:sz="0" w:space="0" w:color="auto"/>
                        <w:bottom w:val="none" w:sz="0" w:space="0" w:color="auto"/>
                        <w:right w:val="none" w:sz="0" w:space="0" w:color="auto"/>
                      </w:divBdr>
                    </w:div>
                  </w:divsChild>
                </w:div>
                <w:div w:id="312950889">
                  <w:marLeft w:val="0"/>
                  <w:marRight w:val="0"/>
                  <w:marTop w:val="0"/>
                  <w:marBottom w:val="0"/>
                  <w:divBdr>
                    <w:top w:val="none" w:sz="0" w:space="0" w:color="auto"/>
                    <w:left w:val="none" w:sz="0" w:space="0" w:color="auto"/>
                    <w:bottom w:val="none" w:sz="0" w:space="0" w:color="auto"/>
                    <w:right w:val="none" w:sz="0" w:space="0" w:color="auto"/>
                  </w:divBdr>
                  <w:divsChild>
                    <w:div w:id="1238319372">
                      <w:marLeft w:val="0"/>
                      <w:marRight w:val="0"/>
                      <w:marTop w:val="0"/>
                      <w:marBottom w:val="0"/>
                      <w:divBdr>
                        <w:top w:val="none" w:sz="0" w:space="0" w:color="auto"/>
                        <w:left w:val="none" w:sz="0" w:space="0" w:color="auto"/>
                        <w:bottom w:val="none" w:sz="0" w:space="0" w:color="auto"/>
                        <w:right w:val="none" w:sz="0" w:space="0" w:color="auto"/>
                      </w:divBdr>
                    </w:div>
                  </w:divsChild>
                </w:div>
                <w:div w:id="313920450">
                  <w:marLeft w:val="0"/>
                  <w:marRight w:val="0"/>
                  <w:marTop w:val="0"/>
                  <w:marBottom w:val="0"/>
                  <w:divBdr>
                    <w:top w:val="none" w:sz="0" w:space="0" w:color="auto"/>
                    <w:left w:val="none" w:sz="0" w:space="0" w:color="auto"/>
                    <w:bottom w:val="none" w:sz="0" w:space="0" w:color="auto"/>
                    <w:right w:val="none" w:sz="0" w:space="0" w:color="auto"/>
                  </w:divBdr>
                  <w:divsChild>
                    <w:div w:id="668603113">
                      <w:marLeft w:val="0"/>
                      <w:marRight w:val="0"/>
                      <w:marTop w:val="0"/>
                      <w:marBottom w:val="0"/>
                      <w:divBdr>
                        <w:top w:val="none" w:sz="0" w:space="0" w:color="auto"/>
                        <w:left w:val="none" w:sz="0" w:space="0" w:color="auto"/>
                        <w:bottom w:val="none" w:sz="0" w:space="0" w:color="auto"/>
                        <w:right w:val="none" w:sz="0" w:space="0" w:color="auto"/>
                      </w:divBdr>
                    </w:div>
                  </w:divsChild>
                </w:div>
                <w:div w:id="411894930">
                  <w:marLeft w:val="0"/>
                  <w:marRight w:val="0"/>
                  <w:marTop w:val="0"/>
                  <w:marBottom w:val="0"/>
                  <w:divBdr>
                    <w:top w:val="none" w:sz="0" w:space="0" w:color="auto"/>
                    <w:left w:val="none" w:sz="0" w:space="0" w:color="auto"/>
                    <w:bottom w:val="none" w:sz="0" w:space="0" w:color="auto"/>
                    <w:right w:val="none" w:sz="0" w:space="0" w:color="auto"/>
                  </w:divBdr>
                  <w:divsChild>
                    <w:div w:id="298653445">
                      <w:marLeft w:val="0"/>
                      <w:marRight w:val="0"/>
                      <w:marTop w:val="0"/>
                      <w:marBottom w:val="0"/>
                      <w:divBdr>
                        <w:top w:val="none" w:sz="0" w:space="0" w:color="auto"/>
                        <w:left w:val="none" w:sz="0" w:space="0" w:color="auto"/>
                        <w:bottom w:val="none" w:sz="0" w:space="0" w:color="auto"/>
                        <w:right w:val="none" w:sz="0" w:space="0" w:color="auto"/>
                      </w:divBdr>
                    </w:div>
                  </w:divsChild>
                </w:div>
                <w:div w:id="476145693">
                  <w:marLeft w:val="0"/>
                  <w:marRight w:val="0"/>
                  <w:marTop w:val="0"/>
                  <w:marBottom w:val="0"/>
                  <w:divBdr>
                    <w:top w:val="none" w:sz="0" w:space="0" w:color="auto"/>
                    <w:left w:val="none" w:sz="0" w:space="0" w:color="auto"/>
                    <w:bottom w:val="none" w:sz="0" w:space="0" w:color="auto"/>
                    <w:right w:val="none" w:sz="0" w:space="0" w:color="auto"/>
                  </w:divBdr>
                  <w:divsChild>
                    <w:div w:id="49109513">
                      <w:marLeft w:val="0"/>
                      <w:marRight w:val="0"/>
                      <w:marTop w:val="0"/>
                      <w:marBottom w:val="0"/>
                      <w:divBdr>
                        <w:top w:val="none" w:sz="0" w:space="0" w:color="auto"/>
                        <w:left w:val="none" w:sz="0" w:space="0" w:color="auto"/>
                        <w:bottom w:val="none" w:sz="0" w:space="0" w:color="auto"/>
                        <w:right w:val="none" w:sz="0" w:space="0" w:color="auto"/>
                      </w:divBdr>
                    </w:div>
                    <w:div w:id="1088237005">
                      <w:marLeft w:val="0"/>
                      <w:marRight w:val="0"/>
                      <w:marTop w:val="0"/>
                      <w:marBottom w:val="0"/>
                      <w:divBdr>
                        <w:top w:val="none" w:sz="0" w:space="0" w:color="auto"/>
                        <w:left w:val="none" w:sz="0" w:space="0" w:color="auto"/>
                        <w:bottom w:val="none" w:sz="0" w:space="0" w:color="auto"/>
                        <w:right w:val="none" w:sz="0" w:space="0" w:color="auto"/>
                      </w:divBdr>
                    </w:div>
                  </w:divsChild>
                </w:div>
                <w:div w:id="513803401">
                  <w:marLeft w:val="0"/>
                  <w:marRight w:val="0"/>
                  <w:marTop w:val="0"/>
                  <w:marBottom w:val="0"/>
                  <w:divBdr>
                    <w:top w:val="none" w:sz="0" w:space="0" w:color="auto"/>
                    <w:left w:val="none" w:sz="0" w:space="0" w:color="auto"/>
                    <w:bottom w:val="none" w:sz="0" w:space="0" w:color="auto"/>
                    <w:right w:val="none" w:sz="0" w:space="0" w:color="auto"/>
                  </w:divBdr>
                  <w:divsChild>
                    <w:div w:id="439373083">
                      <w:marLeft w:val="0"/>
                      <w:marRight w:val="0"/>
                      <w:marTop w:val="0"/>
                      <w:marBottom w:val="0"/>
                      <w:divBdr>
                        <w:top w:val="none" w:sz="0" w:space="0" w:color="auto"/>
                        <w:left w:val="none" w:sz="0" w:space="0" w:color="auto"/>
                        <w:bottom w:val="none" w:sz="0" w:space="0" w:color="auto"/>
                        <w:right w:val="none" w:sz="0" w:space="0" w:color="auto"/>
                      </w:divBdr>
                    </w:div>
                  </w:divsChild>
                </w:div>
                <w:div w:id="543714078">
                  <w:marLeft w:val="0"/>
                  <w:marRight w:val="0"/>
                  <w:marTop w:val="0"/>
                  <w:marBottom w:val="0"/>
                  <w:divBdr>
                    <w:top w:val="none" w:sz="0" w:space="0" w:color="auto"/>
                    <w:left w:val="none" w:sz="0" w:space="0" w:color="auto"/>
                    <w:bottom w:val="none" w:sz="0" w:space="0" w:color="auto"/>
                    <w:right w:val="none" w:sz="0" w:space="0" w:color="auto"/>
                  </w:divBdr>
                  <w:divsChild>
                    <w:div w:id="494802716">
                      <w:marLeft w:val="0"/>
                      <w:marRight w:val="0"/>
                      <w:marTop w:val="0"/>
                      <w:marBottom w:val="0"/>
                      <w:divBdr>
                        <w:top w:val="none" w:sz="0" w:space="0" w:color="auto"/>
                        <w:left w:val="none" w:sz="0" w:space="0" w:color="auto"/>
                        <w:bottom w:val="none" w:sz="0" w:space="0" w:color="auto"/>
                        <w:right w:val="none" w:sz="0" w:space="0" w:color="auto"/>
                      </w:divBdr>
                    </w:div>
                  </w:divsChild>
                </w:div>
                <w:div w:id="714083753">
                  <w:marLeft w:val="0"/>
                  <w:marRight w:val="0"/>
                  <w:marTop w:val="0"/>
                  <w:marBottom w:val="0"/>
                  <w:divBdr>
                    <w:top w:val="none" w:sz="0" w:space="0" w:color="auto"/>
                    <w:left w:val="none" w:sz="0" w:space="0" w:color="auto"/>
                    <w:bottom w:val="none" w:sz="0" w:space="0" w:color="auto"/>
                    <w:right w:val="none" w:sz="0" w:space="0" w:color="auto"/>
                  </w:divBdr>
                  <w:divsChild>
                    <w:div w:id="479033116">
                      <w:marLeft w:val="0"/>
                      <w:marRight w:val="0"/>
                      <w:marTop w:val="0"/>
                      <w:marBottom w:val="0"/>
                      <w:divBdr>
                        <w:top w:val="none" w:sz="0" w:space="0" w:color="auto"/>
                        <w:left w:val="none" w:sz="0" w:space="0" w:color="auto"/>
                        <w:bottom w:val="none" w:sz="0" w:space="0" w:color="auto"/>
                        <w:right w:val="none" w:sz="0" w:space="0" w:color="auto"/>
                      </w:divBdr>
                    </w:div>
                  </w:divsChild>
                </w:div>
                <w:div w:id="729690557">
                  <w:marLeft w:val="0"/>
                  <w:marRight w:val="0"/>
                  <w:marTop w:val="0"/>
                  <w:marBottom w:val="0"/>
                  <w:divBdr>
                    <w:top w:val="none" w:sz="0" w:space="0" w:color="auto"/>
                    <w:left w:val="none" w:sz="0" w:space="0" w:color="auto"/>
                    <w:bottom w:val="none" w:sz="0" w:space="0" w:color="auto"/>
                    <w:right w:val="none" w:sz="0" w:space="0" w:color="auto"/>
                  </w:divBdr>
                  <w:divsChild>
                    <w:div w:id="779956972">
                      <w:marLeft w:val="0"/>
                      <w:marRight w:val="0"/>
                      <w:marTop w:val="0"/>
                      <w:marBottom w:val="0"/>
                      <w:divBdr>
                        <w:top w:val="none" w:sz="0" w:space="0" w:color="auto"/>
                        <w:left w:val="none" w:sz="0" w:space="0" w:color="auto"/>
                        <w:bottom w:val="none" w:sz="0" w:space="0" w:color="auto"/>
                        <w:right w:val="none" w:sz="0" w:space="0" w:color="auto"/>
                      </w:divBdr>
                    </w:div>
                  </w:divsChild>
                </w:div>
                <w:div w:id="731001025">
                  <w:marLeft w:val="0"/>
                  <w:marRight w:val="0"/>
                  <w:marTop w:val="0"/>
                  <w:marBottom w:val="0"/>
                  <w:divBdr>
                    <w:top w:val="none" w:sz="0" w:space="0" w:color="auto"/>
                    <w:left w:val="none" w:sz="0" w:space="0" w:color="auto"/>
                    <w:bottom w:val="none" w:sz="0" w:space="0" w:color="auto"/>
                    <w:right w:val="none" w:sz="0" w:space="0" w:color="auto"/>
                  </w:divBdr>
                  <w:divsChild>
                    <w:div w:id="1283225179">
                      <w:marLeft w:val="0"/>
                      <w:marRight w:val="0"/>
                      <w:marTop w:val="0"/>
                      <w:marBottom w:val="0"/>
                      <w:divBdr>
                        <w:top w:val="none" w:sz="0" w:space="0" w:color="auto"/>
                        <w:left w:val="none" w:sz="0" w:space="0" w:color="auto"/>
                        <w:bottom w:val="none" w:sz="0" w:space="0" w:color="auto"/>
                        <w:right w:val="none" w:sz="0" w:space="0" w:color="auto"/>
                      </w:divBdr>
                    </w:div>
                  </w:divsChild>
                </w:div>
                <w:div w:id="892615813">
                  <w:marLeft w:val="0"/>
                  <w:marRight w:val="0"/>
                  <w:marTop w:val="0"/>
                  <w:marBottom w:val="0"/>
                  <w:divBdr>
                    <w:top w:val="none" w:sz="0" w:space="0" w:color="auto"/>
                    <w:left w:val="none" w:sz="0" w:space="0" w:color="auto"/>
                    <w:bottom w:val="none" w:sz="0" w:space="0" w:color="auto"/>
                    <w:right w:val="none" w:sz="0" w:space="0" w:color="auto"/>
                  </w:divBdr>
                  <w:divsChild>
                    <w:div w:id="1334837910">
                      <w:marLeft w:val="0"/>
                      <w:marRight w:val="0"/>
                      <w:marTop w:val="0"/>
                      <w:marBottom w:val="0"/>
                      <w:divBdr>
                        <w:top w:val="none" w:sz="0" w:space="0" w:color="auto"/>
                        <w:left w:val="none" w:sz="0" w:space="0" w:color="auto"/>
                        <w:bottom w:val="none" w:sz="0" w:space="0" w:color="auto"/>
                        <w:right w:val="none" w:sz="0" w:space="0" w:color="auto"/>
                      </w:divBdr>
                    </w:div>
                  </w:divsChild>
                </w:div>
                <w:div w:id="926614146">
                  <w:marLeft w:val="0"/>
                  <w:marRight w:val="0"/>
                  <w:marTop w:val="0"/>
                  <w:marBottom w:val="0"/>
                  <w:divBdr>
                    <w:top w:val="none" w:sz="0" w:space="0" w:color="auto"/>
                    <w:left w:val="none" w:sz="0" w:space="0" w:color="auto"/>
                    <w:bottom w:val="none" w:sz="0" w:space="0" w:color="auto"/>
                    <w:right w:val="none" w:sz="0" w:space="0" w:color="auto"/>
                  </w:divBdr>
                  <w:divsChild>
                    <w:div w:id="656345991">
                      <w:marLeft w:val="0"/>
                      <w:marRight w:val="0"/>
                      <w:marTop w:val="0"/>
                      <w:marBottom w:val="0"/>
                      <w:divBdr>
                        <w:top w:val="none" w:sz="0" w:space="0" w:color="auto"/>
                        <w:left w:val="none" w:sz="0" w:space="0" w:color="auto"/>
                        <w:bottom w:val="none" w:sz="0" w:space="0" w:color="auto"/>
                        <w:right w:val="none" w:sz="0" w:space="0" w:color="auto"/>
                      </w:divBdr>
                    </w:div>
                  </w:divsChild>
                </w:div>
                <w:div w:id="1198004073">
                  <w:marLeft w:val="0"/>
                  <w:marRight w:val="0"/>
                  <w:marTop w:val="0"/>
                  <w:marBottom w:val="0"/>
                  <w:divBdr>
                    <w:top w:val="none" w:sz="0" w:space="0" w:color="auto"/>
                    <w:left w:val="none" w:sz="0" w:space="0" w:color="auto"/>
                    <w:bottom w:val="none" w:sz="0" w:space="0" w:color="auto"/>
                    <w:right w:val="none" w:sz="0" w:space="0" w:color="auto"/>
                  </w:divBdr>
                  <w:divsChild>
                    <w:div w:id="1113592635">
                      <w:marLeft w:val="0"/>
                      <w:marRight w:val="0"/>
                      <w:marTop w:val="0"/>
                      <w:marBottom w:val="0"/>
                      <w:divBdr>
                        <w:top w:val="none" w:sz="0" w:space="0" w:color="auto"/>
                        <w:left w:val="none" w:sz="0" w:space="0" w:color="auto"/>
                        <w:bottom w:val="none" w:sz="0" w:space="0" w:color="auto"/>
                        <w:right w:val="none" w:sz="0" w:space="0" w:color="auto"/>
                      </w:divBdr>
                    </w:div>
                  </w:divsChild>
                </w:div>
                <w:div w:id="1224370639">
                  <w:marLeft w:val="0"/>
                  <w:marRight w:val="0"/>
                  <w:marTop w:val="0"/>
                  <w:marBottom w:val="0"/>
                  <w:divBdr>
                    <w:top w:val="none" w:sz="0" w:space="0" w:color="auto"/>
                    <w:left w:val="none" w:sz="0" w:space="0" w:color="auto"/>
                    <w:bottom w:val="none" w:sz="0" w:space="0" w:color="auto"/>
                    <w:right w:val="none" w:sz="0" w:space="0" w:color="auto"/>
                  </w:divBdr>
                  <w:divsChild>
                    <w:div w:id="566303935">
                      <w:marLeft w:val="0"/>
                      <w:marRight w:val="0"/>
                      <w:marTop w:val="0"/>
                      <w:marBottom w:val="0"/>
                      <w:divBdr>
                        <w:top w:val="none" w:sz="0" w:space="0" w:color="auto"/>
                        <w:left w:val="none" w:sz="0" w:space="0" w:color="auto"/>
                        <w:bottom w:val="none" w:sz="0" w:space="0" w:color="auto"/>
                        <w:right w:val="none" w:sz="0" w:space="0" w:color="auto"/>
                      </w:divBdr>
                    </w:div>
                  </w:divsChild>
                </w:div>
                <w:div w:id="1375502217">
                  <w:marLeft w:val="0"/>
                  <w:marRight w:val="0"/>
                  <w:marTop w:val="0"/>
                  <w:marBottom w:val="0"/>
                  <w:divBdr>
                    <w:top w:val="none" w:sz="0" w:space="0" w:color="auto"/>
                    <w:left w:val="none" w:sz="0" w:space="0" w:color="auto"/>
                    <w:bottom w:val="none" w:sz="0" w:space="0" w:color="auto"/>
                    <w:right w:val="none" w:sz="0" w:space="0" w:color="auto"/>
                  </w:divBdr>
                  <w:divsChild>
                    <w:div w:id="28266277">
                      <w:marLeft w:val="0"/>
                      <w:marRight w:val="0"/>
                      <w:marTop w:val="0"/>
                      <w:marBottom w:val="0"/>
                      <w:divBdr>
                        <w:top w:val="none" w:sz="0" w:space="0" w:color="auto"/>
                        <w:left w:val="none" w:sz="0" w:space="0" w:color="auto"/>
                        <w:bottom w:val="none" w:sz="0" w:space="0" w:color="auto"/>
                        <w:right w:val="none" w:sz="0" w:space="0" w:color="auto"/>
                      </w:divBdr>
                    </w:div>
                  </w:divsChild>
                </w:div>
                <w:div w:id="1390768903">
                  <w:marLeft w:val="0"/>
                  <w:marRight w:val="0"/>
                  <w:marTop w:val="0"/>
                  <w:marBottom w:val="0"/>
                  <w:divBdr>
                    <w:top w:val="none" w:sz="0" w:space="0" w:color="auto"/>
                    <w:left w:val="none" w:sz="0" w:space="0" w:color="auto"/>
                    <w:bottom w:val="none" w:sz="0" w:space="0" w:color="auto"/>
                    <w:right w:val="none" w:sz="0" w:space="0" w:color="auto"/>
                  </w:divBdr>
                  <w:divsChild>
                    <w:div w:id="1700353726">
                      <w:marLeft w:val="0"/>
                      <w:marRight w:val="0"/>
                      <w:marTop w:val="0"/>
                      <w:marBottom w:val="0"/>
                      <w:divBdr>
                        <w:top w:val="none" w:sz="0" w:space="0" w:color="auto"/>
                        <w:left w:val="none" w:sz="0" w:space="0" w:color="auto"/>
                        <w:bottom w:val="none" w:sz="0" w:space="0" w:color="auto"/>
                        <w:right w:val="none" w:sz="0" w:space="0" w:color="auto"/>
                      </w:divBdr>
                    </w:div>
                  </w:divsChild>
                </w:div>
                <w:div w:id="1395199062">
                  <w:marLeft w:val="0"/>
                  <w:marRight w:val="0"/>
                  <w:marTop w:val="0"/>
                  <w:marBottom w:val="0"/>
                  <w:divBdr>
                    <w:top w:val="none" w:sz="0" w:space="0" w:color="auto"/>
                    <w:left w:val="none" w:sz="0" w:space="0" w:color="auto"/>
                    <w:bottom w:val="none" w:sz="0" w:space="0" w:color="auto"/>
                    <w:right w:val="none" w:sz="0" w:space="0" w:color="auto"/>
                  </w:divBdr>
                  <w:divsChild>
                    <w:div w:id="1676569179">
                      <w:marLeft w:val="0"/>
                      <w:marRight w:val="0"/>
                      <w:marTop w:val="0"/>
                      <w:marBottom w:val="0"/>
                      <w:divBdr>
                        <w:top w:val="none" w:sz="0" w:space="0" w:color="auto"/>
                        <w:left w:val="none" w:sz="0" w:space="0" w:color="auto"/>
                        <w:bottom w:val="none" w:sz="0" w:space="0" w:color="auto"/>
                        <w:right w:val="none" w:sz="0" w:space="0" w:color="auto"/>
                      </w:divBdr>
                    </w:div>
                  </w:divsChild>
                </w:div>
                <w:div w:id="1469126548">
                  <w:marLeft w:val="0"/>
                  <w:marRight w:val="0"/>
                  <w:marTop w:val="0"/>
                  <w:marBottom w:val="0"/>
                  <w:divBdr>
                    <w:top w:val="none" w:sz="0" w:space="0" w:color="auto"/>
                    <w:left w:val="none" w:sz="0" w:space="0" w:color="auto"/>
                    <w:bottom w:val="none" w:sz="0" w:space="0" w:color="auto"/>
                    <w:right w:val="none" w:sz="0" w:space="0" w:color="auto"/>
                  </w:divBdr>
                  <w:divsChild>
                    <w:div w:id="1855919308">
                      <w:marLeft w:val="0"/>
                      <w:marRight w:val="0"/>
                      <w:marTop w:val="0"/>
                      <w:marBottom w:val="0"/>
                      <w:divBdr>
                        <w:top w:val="none" w:sz="0" w:space="0" w:color="auto"/>
                        <w:left w:val="none" w:sz="0" w:space="0" w:color="auto"/>
                        <w:bottom w:val="none" w:sz="0" w:space="0" w:color="auto"/>
                        <w:right w:val="none" w:sz="0" w:space="0" w:color="auto"/>
                      </w:divBdr>
                    </w:div>
                  </w:divsChild>
                </w:div>
                <w:div w:id="1471367242">
                  <w:marLeft w:val="0"/>
                  <w:marRight w:val="0"/>
                  <w:marTop w:val="0"/>
                  <w:marBottom w:val="0"/>
                  <w:divBdr>
                    <w:top w:val="none" w:sz="0" w:space="0" w:color="auto"/>
                    <w:left w:val="none" w:sz="0" w:space="0" w:color="auto"/>
                    <w:bottom w:val="none" w:sz="0" w:space="0" w:color="auto"/>
                    <w:right w:val="none" w:sz="0" w:space="0" w:color="auto"/>
                  </w:divBdr>
                  <w:divsChild>
                    <w:div w:id="2044599627">
                      <w:marLeft w:val="0"/>
                      <w:marRight w:val="0"/>
                      <w:marTop w:val="0"/>
                      <w:marBottom w:val="0"/>
                      <w:divBdr>
                        <w:top w:val="none" w:sz="0" w:space="0" w:color="auto"/>
                        <w:left w:val="none" w:sz="0" w:space="0" w:color="auto"/>
                        <w:bottom w:val="none" w:sz="0" w:space="0" w:color="auto"/>
                        <w:right w:val="none" w:sz="0" w:space="0" w:color="auto"/>
                      </w:divBdr>
                    </w:div>
                  </w:divsChild>
                </w:div>
                <w:div w:id="1510829526">
                  <w:marLeft w:val="0"/>
                  <w:marRight w:val="0"/>
                  <w:marTop w:val="0"/>
                  <w:marBottom w:val="0"/>
                  <w:divBdr>
                    <w:top w:val="none" w:sz="0" w:space="0" w:color="auto"/>
                    <w:left w:val="none" w:sz="0" w:space="0" w:color="auto"/>
                    <w:bottom w:val="none" w:sz="0" w:space="0" w:color="auto"/>
                    <w:right w:val="none" w:sz="0" w:space="0" w:color="auto"/>
                  </w:divBdr>
                  <w:divsChild>
                    <w:div w:id="919489143">
                      <w:marLeft w:val="0"/>
                      <w:marRight w:val="0"/>
                      <w:marTop w:val="0"/>
                      <w:marBottom w:val="0"/>
                      <w:divBdr>
                        <w:top w:val="none" w:sz="0" w:space="0" w:color="auto"/>
                        <w:left w:val="none" w:sz="0" w:space="0" w:color="auto"/>
                        <w:bottom w:val="none" w:sz="0" w:space="0" w:color="auto"/>
                        <w:right w:val="none" w:sz="0" w:space="0" w:color="auto"/>
                      </w:divBdr>
                    </w:div>
                  </w:divsChild>
                </w:div>
                <w:div w:id="1554124464">
                  <w:marLeft w:val="0"/>
                  <w:marRight w:val="0"/>
                  <w:marTop w:val="0"/>
                  <w:marBottom w:val="0"/>
                  <w:divBdr>
                    <w:top w:val="none" w:sz="0" w:space="0" w:color="auto"/>
                    <w:left w:val="none" w:sz="0" w:space="0" w:color="auto"/>
                    <w:bottom w:val="none" w:sz="0" w:space="0" w:color="auto"/>
                    <w:right w:val="none" w:sz="0" w:space="0" w:color="auto"/>
                  </w:divBdr>
                  <w:divsChild>
                    <w:div w:id="1507862673">
                      <w:marLeft w:val="0"/>
                      <w:marRight w:val="0"/>
                      <w:marTop w:val="0"/>
                      <w:marBottom w:val="0"/>
                      <w:divBdr>
                        <w:top w:val="none" w:sz="0" w:space="0" w:color="auto"/>
                        <w:left w:val="none" w:sz="0" w:space="0" w:color="auto"/>
                        <w:bottom w:val="none" w:sz="0" w:space="0" w:color="auto"/>
                        <w:right w:val="none" w:sz="0" w:space="0" w:color="auto"/>
                      </w:divBdr>
                    </w:div>
                  </w:divsChild>
                </w:div>
                <w:div w:id="1559976190">
                  <w:marLeft w:val="0"/>
                  <w:marRight w:val="0"/>
                  <w:marTop w:val="0"/>
                  <w:marBottom w:val="0"/>
                  <w:divBdr>
                    <w:top w:val="none" w:sz="0" w:space="0" w:color="auto"/>
                    <w:left w:val="none" w:sz="0" w:space="0" w:color="auto"/>
                    <w:bottom w:val="none" w:sz="0" w:space="0" w:color="auto"/>
                    <w:right w:val="none" w:sz="0" w:space="0" w:color="auto"/>
                  </w:divBdr>
                  <w:divsChild>
                    <w:div w:id="354228989">
                      <w:marLeft w:val="0"/>
                      <w:marRight w:val="0"/>
                      <w:marTop w:val="0"/>
                      <w:marBottom w:val="0"/>
                      <w:divBdr>
                        <w:top w:val="none" w:sz="0" w:space="0" w:color="auto"/>
                        <w:left w:val="none" w:sz="0" w:space="0" w:color="auto"/>
                        <w:bottom w:val="none" w:sz="0" w:space="0" w:color="auto"/>
                        <w:right w:val="none" w:sz="0" w:space="0" w:color="auto"/>
                      </w:divBdr>
                    </w:div>
                    <w:div w:id="1622766984">
                      <w:marLeft w:val="0"/>
                      <w:marRight w:val="0"/>
                      <w:marTop w:val="0"/>
                      <w:marBottom w:val="0"/>
                      <w:divBdr>
                        <w:top w:val="none" w:sz="0" w:space="0" w:color="auto"/>
                        <w:left w:val="none" w:sz="0" w:space="0" w:color="auto"/>
                        <w:bottom w:val="none" w:sz="0" w:space="0" w:color="auto"/>
                        <w:right w:val="none" w:sz="0" w:space="0" w:color="auto"/>
                      </w:divBdr>
                    </w:div>
                  </w:divsChild>
                </w:div>
                <w:div w:id="1698312046">
                  <w:marLeft w:val="0"/>
                  <w:marRight w:val="0"/>
                  <w:marTop w:val="0"/>
                  <w:marBottom w:val="0"/>
                  <w:divBdr>
                    <w:top w:val="none" w:sz="0" w:space="0" w:color="auto"/>
                    <w:left w:val="none" w:sz="0" w:space="0" w:color="auto"/>
                    <w:bottom w:val="none" w:sz="0" w:space="0" w:color="auto"/>
                    <w:right w:val="none" w:sz="0" w:space="0" w:color="auto"/>
                  </w:divBdr>
                  <w:divsChild>
                    <w:div w:id="12117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61147">
          <w:marLeft w:val="0"/>
          <w:marRight w:val="0"/>
          <w:marTop w:val="0"/>
          <w:marBottom w:val="0"/>
          <w:divBdr>
            <w:top w:val="none" w:sz="0" w:space="0" w:color="auto"/>
            <w:left w:val="none" w:sz="0" w:space="0" w:color="auto"/>
            <w:bottom w:val="none" w:sz="0" w:space="0" w:color="auto"/>
            <w:right w:val="none" w:sz="0" w:space="0" w:color="auto"/>
          </w:divBdr>
          <w:divsChild>
            <w:div w:id="800609734">
              <w:marLeft w:val="0"/>
              <w:marRight w:val="0"/>
              <w:marTop w:val="0"/>
              <w:marBottom w:val="0"/>
              <w:divBdr>
                <w:top w:val="none" w:sz="0" w:space="0" w:color="auto"/>
                <w:left w:val="none" w:sz="0" w:space="0" w:color="auto"/>
                <w:bottom w:val="none" w:sz="0" w:space="0" w:color="auto"/>
                <w:right w:val="none" w:sz="0" w:space="0" w:color="auto"/>
              </w:divBdr>
            </w:div>
            <w:div w:id="843979253">
              <w:marLeft w:val="0"/>
              <w:marRight w:val="0"/>
              <w:marTop w:val="0"/>
              <w:marBottom w:val="0"/>
              <w:divBdr>
                <w:top w:val="none" w:sz="0" w:space="0" w:color="auto"/>
                <w:left w:val="none" w:sz="0" w:space="0" w:color="auto"/>
                <w:bottom w:val="none" w:sz="0" w:space="0" w:color="auto"/>
                <w:right w:val="none" w:sz="0" w:space="0" w:color="auto"/>
              </w:divBdr>
            </w:div>
          </w:divsChild>
        </w:div>
        <w:div w:id="1778597611">
          <w:marLeft w:val="0"/>
          <w:marRight w:val="0"/>
          <w:marTop w:val="0"/>
          <w:marBottom w:val="0"/>
          <w:divBdr>
            <w:top w:val="none" w:sz="0" w:space="0" w:color="auto"/>
            <w:left w:val="none" w:sz="0" w:space="0" w:color="auto"/>
            <w:bottom w:val="none" w:sz="0" w:space="0" w:color="auto"/>
            <w:right w:val="none" w:sz="0" w:space="0" w:color="auto"/>
          </w:divBdr>
        </w:div>
      </w:divsChild>
    </w:div>
    <w:div w:id="1600408419">
      <w:bodyDiv w:val="1"/>
      <w:marLeft w:val="0"/>
      <w:marRight w:val="0"/>
      <w:marTop w:val="0"/>
      <w:marBottom w:val="0"/>
      <w:divBdr>
        <w:top w:val="none" w:sz="0" w:space="0" w:color="auto"/>
        <w:left w:val="none" w:sz="0" w:space="0" w:color="auto"/>
        <w:bottom w:val="none" w:sz="0" w:space="0" w:color="auto"/>
        <w:right w:val="none" w:sz="0" w:space="0" w:color="auto"/>
      </w:divBdr>
    </w:div>
    <w:div w:id="1647855205">
      <w:bodyDiv w:val="1"/>
      <w:marLeft w:val="0"/>
      <w:marRight w:val="0"/>
      <w:marTop w:val="0"/>
      <w:marBottom w:val="0"/>
      <w:divBdr>
        <w:top w:val="none" w:sz="0" w:space="0" w:color="auto"/>
        <w:left w:val="none" w:sz="0" w:space="0" w:color="auto"/>
        <w:bottom w:val="none" w:sz="0" w:space="0" w:color="auto"/>
        <w:right w:val="none" w:sz="0" w:space="0" w:color="auto"/>
      </w:divBdr>
    </w:div>
    <w:div w:id="1663042521">
      <w:bodyDiv w:val="1"/>
      <w:marLeft w:val="0"/>
      <w:marRight w:val="0"/>
      <w:marTop w:val="0"/>
      <w:marBottom w:val="0"/>
      <w:divBdr>
        <w:top w:val="none" w:sz="0" w:space="0" w:color="auto"/>
        <w:left w:val="none" w:sz="0" w:space="0" w:color="auto"/>
        <w:bottom w:val="none" w:sz="0" w:space="0" w:color="auto"/>
        <w:right w:val="none" w:sz="0" w:space="0" w:color="auto"/>
      </w:divBdr>
    </w:div>
    <w:div w:id="1728063955">
      <w:bodyDiv w:val="1"/>
      <w:marLeft w:val="0"/>
      <w:marRight w:val="0"/>
      <w:marTop w:val="0"/>
      <w:marBottom w:val="0"/>
      <w:divBdr>
        <w:top w:val="none" w:sz="0" w:space="0" w:color="auto"/>
        <w:left w:val="none" w:sz="0" w:space="0" w:color="auto"/>
        <w:bottom w:val="none" w:sz="0" w:space="0" w:color="auto"/>
        <w:right w:val="none" w:sz="0" w:space="0" w:color="auto"/>
      </w:divBdr>
    </w:div>
    <w:div w:id="1781994775">
      <w:bodyDiv w:val="1"/>
      <w:marLeft w:val="0"/>
      <w:marRight w:val="0"/>
      <w:marTop w:val="0"/>
      <w:marBottom w:val="0"/>
      <w:divBdr>
        <w:top w:val="none" w:sz="0" w:space="0" w:color="auto"/>
        <w:left w:val="none" w:sz="0" w:space="0" w:color="auto"/>
        <w:bottom w:val="none" w:sz="0" w:space="0" w:color="auto"/>
        <w:right w:val="none" w:sz="0" w:space="0" w:color="auto"/>
      </w:divBdr>
    </w:div>
    <w:div w:id="1866478688">
      <w:bodyDiv w:val="1"/>
      <w:marLeft w:val="0"/>
      <w:marRight w:val="0"/>
      <w:marTop w:val="0"/>
      <w:marBottom w:val="0"/>
      <w:divBdr>
        <w:top w:val="none" w:sz="0" w:space="0" w:color="auto"/>
        <w:left w:val="none" w:sz="0" w:space="0" w:color="auto"/>
        <w:bottom w:val="none" w:sz="0" w:space="0" w:color="auto"/>
        <w:right w:val="none" w:sz="0" w:space="0" w:color="auto"/>
      </w:divBdr>
    </w:div>
    <w:div w:id="1911891844">
      <w:bodyDiv w:val="1"/>
      <w:marLeft w:val="0"/>
      <w:marRight w:val="0"/>
      <w:marTop w:val="0"/>
      <w:marBottom w:val="0"/>
      <w:divBdr>
        <w:top w:val="none" w:sz="0" w:space="0" w:color="auto"/>
        <w:left w:val="none" w:sz="0" w:space="0" w:color="auto"/>
        <w:bottom w:val="none" w:sz="0" w:space="0" w:color="auto"/>
        <w:right w:val="none" w:sz="0" w:space="0" w:color="auto"/>
      </w:divBdr>
    </w:div>
    <w:div w:id="1949122657">
      <w:bodyDiv w:val="1"/>
      <w:marLeft w:val="0"/>
      <w:marRight w:val="0"/>
      <w:marTop w:val="0"/>
      <w:marBottom w:val="0"/>
      <w:divBdr>
        <w:top w:val="none" w:sz="0" w:space="0" w:color="auto"/>
        <w:left w:val="none" w:sz="0" w:space="0" w:color="auto"/>
        <w:bottom w:val="none" w:sz="0" w:space="0" w:color="auto"/>
        <w:right w:val="none" w:sz="0" w:space="0" w:color="auto"/>
      </w:divBdr>
    </w:div>
    <w:div w:id="1962149067">
      <w:bodyDiv w:val="1"/>
      <w:marLeft w:val="0"/>
      <w:marRight w:val="0"/>
      <w:marTop w:val="0"/>
      <w:marBottom w:val="0"/>
      <w:divBdr>
        <w:top w:val="none" w:sz="0" w:space="0" w:color="auto"/>
        <w:left w:val="none" w:sz="0" w:space="0" w:color="auto"/>
        <w:bottom w:val="none" w:sz="0" w:space="0" w:color="auto"/>
        <w:right w:val="none" w:sz="0" w:space="0" w:color="auto"/>
      </w:divBdr>
    </w:div>
    <w:div w:id="207385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8.jp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yperlink" Target="https://azcollaboration.sharepoint.com/sites/AA311/Lists/Technology%20Catalogue/Default.aspx"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80EA84679BE642960BDF5EDE7405D5" ma:contentTypeVersion="16" ma:contentTypeDescription="Create a new document." ma:contentTypeScope="" ma:versionID="5e16e17797701a2374f63b9adbac11ab">
  <xsd:schema xmlns:xsd="http://www.w3.org/2001/XMLSchema" xmlns:xs="http://www.w3.org/2001/XMLSchema" xmlns:p="http://schemas.microsoft.com/office/2006/metadata/properties" xmlns:ns2="44a56295-c29e-4898-8136-a54736c65b82" xmlns:ns3="9996139c-f272-4283-b56b-5ff8861fa60f" xmlns:ns4="6ac506cf-f4af-440d-aafe-8eb354aad395" targetNamespace="http://schemas.microsoft.com/office/2006/metadata/properties" ma:root="true" ma:fieldsID="78d74de14ed7031c8d737572b9dab30b" ns2:_="" ns3:_="" ns4:_="">
    <xsd:import namespace="44a56295-c29e-4898-8136-a54736c65b82"/>
    <xsd:import namespace="9996139c-f272-4283-b56b-5ff8861fa60f"/>
    <xsd:import namespace="6ac506cf-f4af-440d-aafe-8eb354aad395"/>
    <xsd:element name="properties">
      <xsd:complexType>
        <xsd:sequence>
          <xsd:element name="documentManagement">
            <xsd:complexType>
              <xsd:all>
                <xsd:element ref="ns2:Descriptions" minOccurs="0"/>
                <xsd:element ref="ns2:Keyword" minOccurs="0"/>
                <xsd:element ref="ns3:MediaServiceMetadata" minOccurs="0"/>
                <xsd:element ref="ns3:MediaServiceFastMetadata" minOccurs="0"/>
                <xsd:element ref="ns3:MediaServiceAutoKeyPoints" minOccurs="0"/>
                <xsd:element ref="ns3:MediaServiceKeyPoints" minOccurs="0"/>
                <xsd:element ref="ns3:Hide" minOccurs="0"/>
                <xsd:element ref="ns3:Category" minOccurs="0"/>
                <xsd:element ref="ns3:Subcategory"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56295-c29e-4898-8136-a54736c65b82" elementFormDefault="qualified">
    <xsd:import namespace="http://schemas.microsoft.com/office/2006/documentManagement/types"/>
    <xsd:import namespace="http://schemas.microsoft.com/office/infopath/2007/PartnerControls"/>
    <xsd:element name="Descriptions" ma:index="8" nillable="true" ma:displayName="Descriptions" ma:description="Describe your document to make it appear at the top of search results" ma:internalName="Descriptions">
      <xsd:simpleType>
        <xsd:restriction base="dms:Note">
          <xsd:maxLength value="255"/>
        </xsd:restriction>
      </xsd:simpleType>
    </xsd:element>
    <xsd:element name="Keyword" ma:index="9" nillable="true" ma:displayName="Keyword" ma:description="Enter list of terms separated by semi-colon(;)" ma:internalName="Keywor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96139c-f272-4283-b56b-5ff8861fa60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Hide" ma:index="14" nillable="true" ma:displayName="Hide" ma:default="0" ma:internalName="Hide">
      <xsd:simpleType>
        <xsd:restriction base="dms:Boolean"/>
      </xsd:simpleType>
    </xsd:element>
    <xsd:element name="Category" ma:index="15" nillable="true" ma:displayName="Category" ma:default="TBD" ma:format="Dropdown" ma:internalName="Category">
      <xsd:simpleType>
        <xsd:union memberTypes="dms:Text">
          <xsd:simpleType>
            <xsd:restriction base="dms:Choice">
              <xsd:enumeration value="Background"/>
              <xsd:enumeration value="Compliance"/>
              <xsd:enumeration value="Financial"/>
              <xsd:enumeration value="Process"/>
              <xsd:enumeration value="Project Docs"/>
              <xsd:enumeration value="SOPS"/>
              <xsd:enumeration value="Reference Docs"/>
              <xsd:enumeration value="Resources"/>
              <xsd:enumeration value="Validation"/>
              <xsd:enumeration value="Vendor"/>
              <xsd:enumeration value="TBD"/>
            </xsd:restriction>
          </xsd:simpleType>
        </xsd:union>
      </xsd:simpleType>
    </xsd:element>
    <xsd:element name="Subcategory" ma:index="16" nillable="true" ma:displayName="Subcategory" ma:default="TBD" ma:format="Dropdown" ma:internalName="Subcategory">
      <xsd:simpleType>
        <xsd:union memberTypes="dms:Text">
          <xsd:simpleType>
            <xsd:restriction base="dms:Choice">
              <xsd:enumeration value="00-Overview"/>
              <xsd:enumeration value="Assessment"/>
              <xsd:enumeration value="Configuration"/>
              <xsd:enumeration value="Design Specs"/>
              <xsd:enumeration value="IQ"/>
              <xsd:enumeration value="Manuals"/>
              <xsd:enumeration value="Migration"/>
              <xsd:enumeration value="Non-Conformance"/>
              <xsd:enumeration value="OQ"/>
              <xsd:enumeration value="Planning"/>
              <xsd:enumeration value="Process Flow"/>
              <xsd:enumeration value="Qualification Plan/Report"/>
              <xsd:enumeration value="Requirements"/>
              <xsd:enumeration value="SOPs"/>
              <xsd:enumeration value="Support"/>
              <xsd:enumeration value="Test Approach"/>
              <xsd:enumeration value="Testing"/>
              <xsd:enumeration value="Trace Matrix"/>
              <xsd:enumeration value="UAT"/>
              <xsd:enumeration value="Validation Plan"/>
              <xsd:enumeration value="Validation Report"/>
              <xsd:enumeration value="TBD"/>
            </xsd:restriction>
          </xsd:simpleType>
        </xsd:un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c506cf-f4af-440d-aafe-8eb354aad395"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Keyword xmlns="44a56295-c29e-4898-8136-a54736c65b82" xsi:nil="true"/>
    <Descriptions xmlns="44a56295-c29e-4898-8136-a54736c65b82" xsi:nil="true"/>
    <SharedWithUsers xmlns="6ac506cf-f4af-440d-aafe-8eb354aad395">
      <UserInfo>
        <DisplayName>Patel, Manav</DisplayName>
        <AccountId>7273</AccountId>
        <AccountType/>
      </UserInfo>
      <UserInfo>
        <DisplayName>Jayabalan, Prasath</DisplayName>
        <AccountId>10207</AccountId>
        <AccountType/>
      </UserInfo>
      <UserInfo>
        <DisplayName>Dhanakoti, Manikandan</DisplayName>
        <AccountId>10387</AccountId>
        <AccountType/>
      </UserInfo>
      <UserInfo>
        <DisplayName>CORIA, MARIO</DisplayName>
        <AccountId>9064</AccountId>
        <AccountType/>
      </UserInfo>
      <UserInfo>
        <DisplayName>Soria, Jorge M</DisplayName>
        <AccountId>3356</AccountId>
        <AccountType/>
      </UserInfo>
    </SharedWithUsers>
    <Hide xmlns="9996139c-f272-4283-b56b-5ff8861fa60f">false</Hide>
    <Category xmlns="9996139c-f272-4283-b56b-5ff8861fa60f">TBD</Category>
    <Subcategory xmlns="9996139c-f272-4283-b56b-5ff8861fa60f">TBD</Subcategory>
  </documentManagement>
</p:properties>
</file>

<file path=customXml/item5.xml><?xml version="1.0" encoding="utf-8"?>
<?mso-contentType ?>
<SharedContentType xmlns="Microsoft.SharePoint.Taxonomy.ContentTypeSync" SourceId="1ee89e71-04cd-405e-9ca3-99e020c1694d" ContentTypeId="0x0101" PreviousValue="false"/>
</file>

<file path=customXml/itemProps1.xml><?xml version="1.0" encoding="utf-8"?>
<ds:datastoreItem xmlns:ds="http://schemas.openxmlformats.org/officeDocument/2006/customXml" ds:itemID="{0477B798-0DCC-42E4-81BF-D422BE311B79}">
  <ds:schemaRefs>
    <ds:schemaRef ds:uri="http://schemas.openxmlformats.org/officeDocument/2006/bibliography"/>
  </ds:schemaRefs>
</ds:datastoreItem>
</file>

<file path=customXml/itemProps2.xml><?xml version="1.0" encoding="utf-8"?>
<ds:datastoreItem xmlns:ds="http://schemas.openxmlformats.org/officeDocument/2006/customXml" ds:itemID="{C11703B0-B76E-444E-8429-0087D35B1354}">
  <ds:schemaRefs>
    <ds:schemaRef ds:uri="http://schemas.microsoft.com/sharepoint/v3/contenttype/forms"/>
  </ds:schemaRefs>
</ds:datastoreItem>
</file>

<file path=customXml/itemProps3.xml><?xml version="1.0" encoding="utf-8"?>
<ds:datastoreItem xmlns:ds="http://schemas.openxmlformats.org/officeDocument/2006/customXml" ds:itemID="{938E0D0B-CE6F-470E-8409-ABBC7E95C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56295-c29e-4898-8136-a54736c65b82"/>
    <ds:schemaRef ds:uri="9996139c-f272-4283-b56b-5ff8861fa60f"/>
    <ds:schemaRef ds:uri="6ac506cf-f4af-440d-aafe-8eb354aad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6D2038-F3DD-48C9-8178-30E8A843A7E1}">
  <ds:schemaRefs>
    <ds:schemaRef ds:uri="http://schemas.microsoft.com/office/2006/metadata/properties"/>
    <ds:schemaRef ds:uri="http://schemas.microsoft.com/office/infopath/2007/PartnerControls"/>
    <ds:schemaRef ds:uri="44a56295-c29e-4898-8136-a54736c65b82"/>
    <ds:schemaRef ds:uri="6ac506cf-f4af-440d-aafe-8eb354aad395"/>
    <ds:schemaRef ds:uri="9996139c-f272-4283-b56b-5ff8861fa60f"/>
  </ds:schemaRefs>
</ds:datastoreItem>
</file>

<file path=customXml/itemProps5.xml><?xml version="1.0" encoding="utf-8"?>
<ds:datastoreItem xmlns:ds="http://schemas.openxmlformats.org/officeDocument/2006/customXml" ds:itemID="{3E2C6E89-4DB7-468E-B480-144CB4E935FB}">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6935</Words>
  <Characters>39534</Characters>
  <Application>Microsoft Office Word</Application>
  <DocSecurity>0</DocSecurity>
  <Lines>329</Lines>
  <Paragraphs>92</Paragraphs>
  <ScaleCrop>false</ScaleCrop>
  <Company>AstraZeneca</Company>
  <LinksUpToDate>false</LinksUpToDate>
  <CharactersWithSpaces>46377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BluePrint Template</dc:title>
  <dc:subject/>
  <dc:creator>Brian Crompton</dc:creator>
  <cp:keywords/>
  <dc:description/>
  <cp:lastModifiedBy>Fedoryczuk, Jim (Turnberry)</cp:lastModifiedBy>
  <cp:revision>2</cp:revision>
  <cp:lastPrinted>2018-05-03T14:41:00Z</cp:lastPrinted>
  <dcterms:created xsi:type="dcterms:W3CDTF">2022-02-07T16:27:00Z</dcterms:created>
  <dcterms:modified xsi:type="dcterms:W3CDTF">2022-02-07T16:27:00Z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0x0101002480EA84679BE642960BDF5EDE7405D5</vt:lpwstr>
  </property>
  <property fmtid="{D5CDD505-2E9C-101B-9397-08002B2CF9AE}" pid="3" name="_dlc_DocIdItemGuid">
    <vt:lpwstr>78b78af9-04f4-4a4a-83df-db5d4fa9afb7</vt:lpwstr>
  </property>
</Properties>
</file>